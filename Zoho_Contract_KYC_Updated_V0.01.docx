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9BC62" w14:textId="77777777" w:rsidR="00B609FF" w:rsidRDefault="00000000">
      <w:pPr>
        <w:spacing w:before="1440" w:after="240"/>
        <w:jc w:val="center"/>
      </w:pPr>
      <w:r>
        <w:rPr>
          <w:b/>
          <w:bCs/>
          <w:color w:val="FFFFFF"/>
          <w:sz w:val="48"/>
          <w:szCs w:val="48"/>
        </w:rPr>
        <w:t>FUNCTIONAL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9FF" w14:paraId="7B60F387" w14:textId="77777777">
        <w:tc>
          <w:tcPr>
            <w:tcW w:w="9360" w:type="dxa"/>
            <w:tcBorders>
              <w:top w:val="none" w:sz="0" w:space="0" w:color="FFFFFF"/>
              <w:left w:val="none" w:sz="0" w:space="0" w:color="FFFFFF"/>
              <w:bottom w:val="none" w:sz="0" w:space="0" w:color="FFFFFF"/>
              <w:right w:val="none" w:sz="0" w:space="0" w:color="FFFFFF"/>
            </w:tcBorders>
            <w:shd w:val="clear" w:color="auto" w:fill="1F4E79"/>
            <w:tcMar>
              <w:top w:w="400" w:type="dxa"/>
              <w:left w:w="400" w:type="dxa"/>
              <w:bottom w:w="400" w:type="dxa"/>
              <w:right w:w="400" w:type="dxa"/>
            </w:tcMar>
          </w:tcPr>
          <w:p w14:paraId="532CDF55" w14:textId="77777777" w:rsidR="00B609FF" w:rsidRDefault="00000000">
            <w:pPr>
              <w:spacing w:after="160"/>
              <w:jc w:val="center"/>
            </w:pPr>
            <w:r>
              <w:rPr>
                <w:b/>
                <w:bCs/>
                <w:color w:val="FFFFFF"/>
                <w:sz w:val="56"/>
                <w:szCs w:val="56"/>
              </w:rPr>
              <w:t>Zoho Contract &amp;</w:t>
            </w:r>
          </w:p>
          <w:p w14:paraId="7B8090A6" w14:textId="77777777" w:rsidR="00B609FF" w:rsidRDefault="00000000">
            <w:pPr>
              <w:spacing w:after="240"/>
              <w:jc w:val="center"/>
            </w:pPr>
            <w:r>
              <w:rPr>
                <w:b/>
                <w:bCs/>
                <w:color w:val="FFFFFF"/>
                <w:sz w:val="56"/>
                <w:szCs w:val="56"/>
              </w:rPr>
              <w:t>KYC Management System</w:t>
            </w:r>
          </w:p>
          <w:p w14:paraId="0E3A292B" w14:textId="77777777" w:rsidR="00B609FF" w:rsidRDefault="00000000">
            <w:pPr>
              <w:pBdr>
                <w:top w:val="single" w:sz="4" w:space="8" w:color="6FA8DC"/>
              </w:pBdr>
              <w:jc w:val="center"/>
            </w:pPr>
            <w:r>
              <w:rPr>
                <w:sz w:val="28"/>
                <w:szCs w:val="28"/>
              </w:rPr>
              <w:t xml:space="preserve"> </w:t>
            </w:r>
          </w:p>
          <w:p w14:paraId="684A09A5" w14:textId="77777777" w:rsidR="00B609FF" w:rsidRDefault="00000000">
            <w:pPr>
              <w:spacing w:before="160"/>
              <w:jc w:val="center"/>
            </w:pPr>
            <w:r>
              <w:rPr>
                <w:i/>
                <w:iCs/>
                <w:color w:val="9FC5E8"/>
              </w:rPr>
              <w:t>Complete Lifecycle: Onboarding · KYC · Contracts · Termination · Handover</w:t>
            </w:r>
          </w:p>
        </w:tc>
      </w:tr>
    </w:tbl>
    <w:p w14:paraId="516B7428" w14:textId="77777777" w:rsidR="00B609FF" w:rsidRDefault="00B609FF">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609FF" w14:paraId="3B30829A"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5414F3" w14:textId="77777777" w:rsidR="00B609FF" w:rsidRDefault="00000000">
            <w:r>
              <w:rPr>
                <w:b/>
                <w:bCs/>
                <w:color w:val="1F4E79"/>
                <w:sz w:val="20"/>
                <w:szCs w:val="20"/>
              </w:rPr>
              <w:t>Document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46FC5" w14:textId="77777777" w:rsidR="00B609FF" w:rsidRDefault="00000000">
            <w:r>
              <w:rPr>
                <w:color w:val="222222"/>
                <w:sz w:val="20"/>
                <w:szCs w:val="20"/>
              </w:rPr>
              <w:t>Functional Specification</w:t>
            </w:r>
          </w:p>
        </w:tc>
      </w:tr>
      <w:tr w:rsidR="00B609FF" w14:paraId="3D0A16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F23F6" w14:textId="77777777" w:rsidR="00B609FF" w:rsidRDefault="00000000">
            <w:r>
              <w:rPr>
                <w:b/>
                <w:bCs/>
                <w:color w:val="1F4E79"/>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3824A" w14:textId="77777777" w:rsidR="00B609FF" w:rsidRDefault="00000000">
            <w:r>
              <w:rPr>
                <w:color w:val="222222"/>
                <w:sz w:val="20"/>
                <w:szCs w:val="20"/>
              </w:rPr>
              <w:t>1.0</w:t>
            </w:r>
          </w:p>
        </w:tc>
      </w:tr>
      <w:tr w:rsidR="00B609FF" w14:paraId="56DA11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05102F" w14:textId="77777777" w:rsidR="00B609FF" w:rsidRDefault="00000000">
            <w:r>
              <w:rPr>
                <w:b/>
                <w:bCs/>
                <w:color w:val="1F4E79"/>
                <w:sz w:val="20"/>
                <w:szCs w:val="20"/>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AC0FA" w14:textId="77777777" w:rsidR="00B609FF" w:rsidRDefault="00000000">
            <w:r>
              <w:rPr>
                <w:color w:val="222222"/>
                <w:sz w:val="20"/>
                <w:szCs w:val="20"/>
              </w:rPr>
              <w:t>Draft – Internal Review</w:t>
            </w:r>
          </w:p>
        </w:tc>
      </w:tr>
      <w:tr w:rsidR="00B609FF" w14:paraId="41839A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BF300" w14:textId="77777777" w:rsidR="00B609FF" w:rsidRDefault="00000000">
            <w:r>
              <w:rPr>
                <w:b/>
                <w:bCs/>
                <w:color w:val="1F4E79"/>
                <w:sz w:val="20"/>
                <w:szCs w:val="20"/>
              </w:rPr>
              <w:t>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604D1" w14:textId="77777777" w:rsidR="00B609FF" w:rsidRDefault="00000000">
            <w:r>
              <w:rPr>
                <w:color w:val="222222"/>
                <w:sz w:val="20"/>
                <w:szCs w:val="20"/>
              </w:rPr>
              <w:t>Zoho CRM / Customer Portal Integration</w:t>
            </w:r>
          </w:p>
        </w:tc>
      </w:tr>
      <w:tr w:rsidR="00B609FF" w14:paraId="59C0FB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D5D92" w14:textId="77777777" w:rsidR="00B609FF" w:rsidRDefault="00000000">
            <w:r>
              <w:rPr>
                <w:b/>
                <w:bCs/>
                <w:color w:val="1F4E79"/>
                <w:sz w:val="20"/>
                <w:szCs w:val="20"/>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BABF7" w14:textId="77777777" w:rsidR="00B609FF" w:rsidRDefault="00000000">
            <w:r>
              <w:rPr>
                <w:color w:val="222222"/>
                <w:sz w:val="20"/>
                <w:szCs w:val="20"/>
              </w:rPr>
              <w:t>Contract &amp; Operations Team</w:t>
            </w:r>
          </w:p>
        </w:tc>
      </w:tr>
    </w:tbl>
    <w:p w14:paraId="5B7840C7" w14:textId="77777777" w:rsidR="00B609FF" w:rsidRDefault="00000000">
      <w:r>
        <w:br w:type="page"/>
      </w:r>
    </w:p>
    <w:p w14:paraId="2F5A0742" w14:textId="77777777" w:rsidR="00B609FF" w:rsidRDefault="00000000">
      <w:pPr>
        <w:pStyle w:val="Heading1"/>
        <w:pBdr>
          <w:bottom w:val="single" w:sz="6" w:space="4" w:color="2E75B6"/>
        </w:pBdr>
      </w:pPr>
      <w:r>
        <w:lastRenderedPageBreak/>
        <w:t>1.  Overview</w:t>
      </w:r>
    </w:p>
    <w:p w14:paraId="2BD53736" w14:textId="77777777" w:rsidR="00B609FF" w:rsidRDefault="00000000">
      <w:pPr>
        <w:spacing w:before="60" w:after="80"/>
      </w:pPr>
      <w:r>
        <w:rPr>
          <w:color w:val="222222"/>
        </w:rPr>
        <w:t>This document defines the functional specification for the Zoho Contract &amp; KYC Management System. The system manages the complete customer contract lifecycle, including customer onboarding, KYC collection and verification, contract preparation and signing, amendment handling, termination processing, and automated data handover.</w:t>
      </w:r>
    </w:p>
    <w:p w14:paraId="2DB3C9FE" w14:textId="77777777" w:rsidR="00B609FF" w:rsidRDefault="00B609FF">
      <w:pPr>
        <w:spacing w:before="80"/>
      </w:pPr>
    </w:p>
    <w:p w14:paraId="6558D1AA" w14:textId="77777777" w:rsidR="00B609FF" w:rsidRDefault="00000000">
      <w:pPr>
        <w:spacing w:before="60" w:after="80"/>
      </w:pPr>
      <w:r>
        <w:rPr>
          <w:color w:val="222222"/>
        </w:rPr>
        <w:t>The system integrates three operational layers:</w:t>
      </w:r>
    </w:p>
    <w:p w14:paraId="1B705009" w14:textId="77777777" w:rsidR="00B609FF" w:rsidRDefault="00000000">
      <w:pPr>
        <w:pStyle w:val="ListParagraph"/>
        <w:numPr>
          <w:ilvl w:val="0"/>
          <w:numId w:val="2"/>
        </w:numPr>
        <w:spacing w:before="40" w:after="40"/>
      </w:pPr>
      <w:r>
        <w:rPr>
          <w:color w:val="222222"/>
        </w:rPr>
        <w:t>Customer Dashboard – self-service portal for KYC submission, contract viewing, and termination requests</w:t>
      </w:r>
    </w:p>
    <w:p w14:paraId="3EBB249D" w14:textId="77777777" w:rsidR="00B609FF" w:rsidRDefault="00000000">
      <w:pPr>
        <w:pStyle w:val="ListParagraph"/>
        <w:numPr>
          <w:ilvl w:val="0"/>
          <w:numId w:val="2"/>
        </w:numPr>
        <w:spacing w:before="40" w:after="40"/>
      </w:pPr>
      <w:r>
        <w:rPr>
          <w:color w:val="222222"/>
        </w:rPr>
        <w:t>Internal Contract Management Portal – used by the Contract Team, Sales, Operations, and Accounts teams</w:t>
      </w:r>
    </w:p>
    <w:p w14:paraId="2C786F7B" w14:textId="77777777" w:rsidR="00B609FF" w:rsidRDefault="00000000">
      <w:pPr>
        <w:pStyle w:val="ListParagraph"/>
        <w:numPr>
          <w:ilvl w:val="0"/>
          <w:numId w:val="2"/>
        </w:numPr>
        <w:spacing w:before="40" w:after="40"/>
      </w:pPr>
      <w:r>
        <w:rPr>
          <w:color w:val="222222"/>
        </w:rPr>
        <w:t>Automated Infrastructure Layer – executes scheduled deactivation, backup, and handover tasks</w:t>
      </w:r>
    </w:p>
    <w:p w14:paraId="2359905C" w14:textId="77777777" w:rsidR="00B609FF" w:rsidRDefault="00B609FF">
      <w:pPr>
        <w:spacing w:before="120"/>
      </w:pPr>
    </w:p>
    <w:p w14:paraId="3E03E89F" w14:textId="77777777" w:rsidR="00B609FF" w:rsidRDefault="00000000">
      <w:pPr>
        <w:pStyle w:val="Heading1"/>
        <w:pBdr>
          <w:bottom w:val="single" w:sz="6" w:space="4" w:color="2E75B6"/>
        </w:pBdr>
      </w:pPr>
      <w:r>
        <w:t>2.  Contract Team Dashboard</w:t>
      </w:r>
    </w:p>
    <w:p w14:paraId="36FFF560" w14:textId="77777777" w:rsidR="00B609FF" w:rsidRDefault="00000000">
      <w:pPr>
        <w:spacing w:before="60" w:after="80"/>
      </w:pPr>
      <w:r>
        <w:rPr>
          <w:color w:val="222222"/>
        </w:rPr>
        <w:t>The Contract Team Dashboard provides a centralised, real-time view of all contract-related activities. It serves as the primary workspace for the Contract Team to monitor and act on customer records.</w:t>
      </w:r>
    </w:p>
    <w:p w14:paraId="14754702" w14:textId="77777777" w:rsidR="00B609FF" w:rsidRDefault="00B609FF">
      <w:pPr>
        <w:spacing w:before="80"/>
      </w:pPr>
    </w:p>
    <w:p w14:paraId="7231D71D" w14:textId="77777777" w:rsidR="00B609FF" w:rsidRDefault="00000000">
      <w:pPr>
        <w:pStyle w:val="Heading3"/>
      </w:pPr>
      <w:r>
        <w:t>2.1  Customer View – Status Segments</w:t>
      </w:r>
    </w:p>
    <w:p w14:paraId="7D1666FF" w14:textId="77777777" w:rsidR="00B609FF" w:rsidRDefault="00000000">
      <w:pPr>
        <w:spacing w:before="60" w:after="80"/>
      </w:pPr>
      <w:r>
        <w:rPr>
          <w:color w:val="222222"/>
        </w:rPr>
        <w:t>The dashboard groups customers by their current contract status. Each segment is filterable and searchable:</w:t>
      </w:r>
    </w:p>
    <w:p w14:paraId="5F7A4164" w14:textId="77777777" w:rsidR="00B609FF" w:rsidRDefault="00000000">
      <w:pPr>
        <w:pStyle w:val="ListParagraph"/>
        <w:numPr>
          <w:ilvl w:val="0"/>
          <w:numId w:val="2"/>
        </w:numPr>
        <w:spacing w:before="40" w:after="40"/>
      </w:pPr>
      <w:r>
        <w:rPr>
          <w:color w:val="222222"/>
        </w:rPr>
        <w:t>Contract Sent – customers who have been issued a contract awaiting signature</w:t>
      </w:r>
    </w:p>
    <w:p w14:paraId="702B83CC" w14:textId="77777777" w:rsidR="00B609FF" w:rsidRDefault="00000000">
      <w:pPr>
        <w:pStyle w:val="ListParagraph"/>
        <w:numPr>
          <w:ilvl w:val="0"/>
          <w:numId w:val="2"/>
        </w:numPr>
        <w:spacing w:before="40" w:after="40"/>
      </w:pPr>
      <w:r>
        <w:rPr>
          <w:color w:val="222222"/>
        </w:rPr>
        <w:t>Contract Signed – customers with a fully executed contract on record</w:t>
      </w:r>
    </w:p>
    <w:p w14:paraId="506C2D95" w14:textId="77777777" w:rsidR="00B609FF" w:rsidRDefault="00000000">
      <w:pPr>
        <w:pStyle w:val="ListParagraph"/>
        <w:numPr>
          <w:ilvl w:val="0"/>
          <w:numId w:val="2"/>
        </w:numPr>
        <w:spacing w:before="40" w:after="40"/>
      </w:pPr>
      <w:r>
        <w:rPr>
          <w:color w:val="222222"/>
        </w:rPr>
        <w:t>Contract Pending – customers in progress (KYC approved; contract not yet dispatched)</w:t>
      </w:r>
    </w:p>
    <w:p w14:paraId="611D8C5C" w14:textId="77777777" w:rsidR="00B609FF" w:rsidRDefault="00000000">
      <w:pPr>
        <w:pStyle w:val="ListParagraph"/>
        <w:numPr>
          <w:ilvl w:val="0"/>
          <w:numId w:val="2"/>
        </w:numPr>
        <w:spacing w:before="40" w:after="40"/>
      </w:pPr>
      <w:r>
        <w:rPr>
          <w:color w:val="222222"/>
        </w:rPr>
        <w:t>Termination Requested – customers who have initiated a termination request</w:t>
      </w:r>
    </w:p>
    <w:p w14:paraId="459EA074" w14:textId="77777777" w:rsidR="00B609FF" w:rsidRDefault="00000000">
      <w:pPr>
        <w:pStyle w:val="ListParagraph"/>
        <w:numPr>
          <w:ilvl w:val="0"/>
          <w:numId w:val="2"/>
        </w:numPr>
        <w:spacing w:before="40" w:after="40"/>
      </w:pPr>
      <w:r>
        <w:rPr>
          <w:color w:val="222222"/>
        </w:rPr>
        <w:t>Contract Terminated – customers whose contracts have been fully closed</w:t>
      </w:r>
    </w:p>
    <w:p w14:paraId="717E65B8" w14:textId="77777777" w:rsidR="00B609FF" w:rsidRDefault="00B609FF">
      <w:pPr>
        <w:spacing w:before="80"/>
      </w:pPr>
    </w:p>
    <w:p w14:paraId="19112D0C" w14:textId="77777777" w:rsidR="00B609FF" w:rsidRDefault="00000000">
      <w:pPr>
        <w:pStyle w:val="Heading3"/>
      </w:pPr>
      <w:r>
        <w:t>2.2  Dashboard Features</w:t>
      </w:r>
    </w:p>
    <w:p w14:paraId="42F9D9BC" w14:textId="77777777" w:rsidR="00B609FF" w:rsidRDefault="00000000">
      <w:pPr>
        <w:pStyle w:val="ListParagraph"/>
        <w:numPr>
          <w:ilvl w:val="0"/>
          <w:numId w:val="2"/>
        </w:numPr>
        <w:spacing w:before="40" w:after="40"/>
      </w:pPr>
      <w:r>
        <w:rPr>
          <w:color w:val="222222"/>
        </w:rPr>
        <w:t>View and download customer-related documents (KYC files, signed contracts)</w:t>
      </w:r>
    </w:p>
    <w:p w14:paraId="0622D9DE" w14:textId="77777777" w:rsidR="00B609FF" w:rsidRDefault="00000000">
      <w:pPr>
        <w:pStyle w:val="ListParagraph"/>
        <w:numPr>
          <w:ilvl w:val="0"/>
          <w:numId w:val="2"/>
        </w:numPr>
        <w:spacing w:before="40" w:after="40"/>
      </w:pPr>
      <w:r>
        <w:rPr>
          <w:color w:val="222222"/>
        </w:rPr>
        <w:t>Track contract status changes with timestamps</w:t>
      </w:r>
    </w:p>
    <w:p w14:paraId="020CC197" w14:textId="77777777" w:rsidR="00B609FF" w:rsidRDefault="00000000">
      <w:pPr>
        <w:pStyle w:val="ListParagraph"/>
        <w:numPr>
          <w:ilvl w:val="0"/>
          <w:numId w:val="2"/>
        </w:numPr>
        <w:spacing w:before="40" w:after="40"/>
      </w:pPr>
      <w:r>
        <w:rPr>
          <w:color w:val="222222"/>
        </w:rPr>
        <w:t>View KYC approval history and verification notes</w:t>
      </w:r>
    </w:p>
    <w:p w14:paraId="3E6B6A37" w14:textId="77777777" w:rsidR="00B609FF" w:rsidRDefault="00000000">
      <w:pPr>
        <w:pStyle w:val="ListParagraph"/>
        <w:numPr>
          <w:ilvl w:val="0"/>
          <w:numId w:val="2"/>
        </w:numPr>
        <w:spacing w:before="40" w:after="40"/>
      </w:pPr>
      <w:r>
        <w:rPr>
          <w:color w:val="222222"/>
        </w:rPr>
        <w:t>Review amendment history per customer</w:t>
      </w:r>
    </w:p>
    <w:p w14:paraId="39D687D7" w14:textId="77777777" w:rsidR="00B609FF" w:rsidRDefault="00000000">
      <w:pPr>
        <w:pStyle w:val="ListParagraph"/>
        <w:numPr>
          <w:ilvl w:val="0"/>
          <w:numId w:val="2"/>
        </w:numPr>
        <w:spacing w:before="40" w:after="40"/>
      </w:pPr>
      <w:r>
        <w:rPr>
          <w:color w:val="222222"/>
        </w:rPr>
        <w:t>Access notification logs for all system-triggered communications</w:t>
      </w:r>
    </w:p>
    <w:p w14:paraId="1A110030" w14:textId="77777777" w:rsidR="00B609FF" w:rsidRDefault="00000000">
      <w:pPr>
        <w:pStyle w:val="ListParagraph"/>
        <w:numPr>
          <w:ilvl w:val="0"/>
          <w:numId w:val="2"/>
        </w:numPr>
        <w:spacing w:before="40" w:after="40"/>
        <w:rPr>
          <w:ins w:id="0" w:author="Claude" w:date="2025-01-01T00:00:00Z"/>
        </w:rPr>
      </w:pPr>
      <w:commentRangeStart w:id="1"/>
      <w:ins w:id="2" w:author="Claude" w:date="2025-01-01T00:00:00Z">
        <w:r>
          <w:rPr>
            <w:color w:val="222222"/>
          </w:rPr>
          <w:t>Support Team Dashboard – Terminated customer records (customer name, contract end date, termination reason, final status) must be displayed on the Support Team Dashboard so that support agents can handle post-termination queries correctly and identify terminated customers in real time</w:t>
        </w:r>
      </w:ins>
      <w:commentRangeEnd w:id="1"/>
      <w:r>
        <w:rPr>
          <w:rStyle w:val="CommentReference"/>
          <w:sz w:val="22"/>
          <w:szCs w:val="22"/>
        </w:rPr>
        <w:commentReference w:id="1"/>
      </w:r>
    </w:p>
    <w:p w14:paraId="76261500" w14:textId="77777777" w:rsidR="00B609FF" w:rsidRDefault="00B609FF">
      <w:pPr>
        <w:spacing w:before="120"/>
      </w:pPr>
    </w:p>
    <w:p w14:paraId="04E2C291" w14:textId="77777777" w:rsidR="00631D5A" w:rsidRDefault="00631D5A">
      <w:pPr>
        <w:spacing w:before="120"/>
      </w:pPr>
    </w:p>
    <w:p w14:paraId="10BCAB60" w14:textId="77777777" w:rsidR="00631D5A" w:rsidRDefault="00631D5A">
      <w:pPr>
        <w:spacing w:before="120"/>
      </w:pPr>
    </w:p>
    <w:p w14:paraId="2E008F4C" w14:textId="77777777" w:rsidR="00B609FF" w:rsidRDefault="00000000">
      <w:pPr>
        <w:pStyle w:val="Heading1"/>
        <w:pBdr>
          <w:bottom w:val="single" w:sz="6" w:space="4" w:color="2E75B6"/>
        </w:pBdr>
      </w:pPr>
      <w:r>
        <w:t>3.  Customer Onboarding &amp; KYC Workflow</w:t>
      </w:r>
    </w:p>
    <w:p w14:paraId="66861878" w14:textId="0022E681" w:rsidR="00B609FF" w:rsidRDefault="00631D5A">
      <w:pPr>
        <w:pStyle w:val="Heading2"/>
      </w:pPr>
      <w:r>
        <w:t>3.1 Onboarding Fee Payment</w:t>
      </w:r>
    </w:p>
    <w:p w14:paraId="4165A6D5" w14:textId="77777777" w:rsidR="00B609FF" w:rsidRDefault="00000000">
      <w:pPr>
        <w:spacing w:before="60" w:after="80"/>
      </w:pPr>
      <w:r>
        <w:rPr>
          <w:color w:val="222222"/>
        </w:rPr>
        <w:t>The KYC workflow is triggered automatically once the customer completes the onboarding fee payment. No manual intervention is required from the Contract Team at this stage.</w:t>
      </w:r>
    </w:p>
    <w:p w14:paraId="73BE2127" w14:textId="77777777" w:rsidR="00B609FF" w:rsidRDefault="00B609FF">
      <w:pPr>
        <w:spacing w:before="60"/>
      </w:pPr>
    </w:p>
    <w:p w14:paraId="600AC4F6" w14:textId="77777777" w:rsidR="00B609FF" w:rsidRDefault="00000000">
      <w:pPr>
        <w:spacing w:before="80" w:after="80"/>
      </w:pPr>
      <w:r>
        <w:rPr>
          <w:b/>
          <w:bCs/>
          <w:caps/>
          <w:color w:val="555555"/>
          <w:sz w:val="20"/>
          <w:szCs w:val="20"/>
        </w:rPr>
        <w:t>Process Flow</w:t>
      </w:r>
    </w:p>
    <w:p w14:paraId="1832EB82" w14:textId="77777777" w:rsidR="00B609FF" w:rsidRDefault="00000000">
      <w:pPr>
        <w:pStyle w:val="ListParagraph"/>
        <w:numPr>
          <w:ilvl w:val="0"/>
          <w:numId w:val="3"/>
        </w:numPr>
        <w:spacing w:before="40" w:after="40"/>
      </w:pPr>
      <w:r>
        <w:rPr>
          <w:color w:val="222222"/>
        </w:rPr>
        <w:t>Customer completes onboarding fee payment via the payment gateway</w:t>
      </w:r>
    </w:p>
    <w:p w14:paraId="7481A168" w14:textId="77777777" w:rsidR="00B609FF" w:rsidRDefault="00000000">
      <w:pPr>
        <w:pStyle w:val="ListParagraph"/>
        <w:numPr>
          <w:ilvl w:val="0"/>
          <w:numId w:val="3"/>
        </w:numPr>
        <w:spacing w:before="40" w:after="40"/>
      </w:pPr>
      <w:r>
        <w:rPr>
          <w:color w:val="222222"/>
        </w:rPr>
        <w:t>System validates payment confirmation</w:t>
      </w:r>
    </w:p>
    <w:p w14:paraId="2C1A020D" w14:textId="77777777" w:rsidR="00B609FF" w:rsidRDefault="00000000">
      <w:pPr>
        <w:pStyle w:val="ListParagraph"/>
        <w:numPr>
          <w:ilvl w:val="0"/>
          <w:numId w:val="3"/>
        </w:numPr>
        <w:spacing w:before="40" w:after="40"/>
      </w:pPr>
      <w:r>
        <w:rPr>
          <w:color w:val="222222"/>
        </w:rPr>
        <w:t>System generates a secure, time-limited KYC form link</w:t>
      </w:r>
    </w:p>
    <w:p w14:paraId="7CCD7C85" w14:textId="77777777" w:rsidR="00B609FF" w:rsidRDefault="00000000">
      <w:pPr>
        <w:pStyle w:val="ListParagraph"/>
        <w:numPr>
          <w:ilvl w:val="0"/>
          <w:numId w:val="3"/>
        </w:numPr>
        <w:spacing w:before="40" w:after="40"/>
      </w:pPr>
      <w:r>
        <w:rPr>
          <w:color w:val="222222"/>
        </w:rPr>
        <w:t>System sends the KYC form link to the customer via Email and WhatsApp (optional)</w:t>
      </w:r>
    </w:p>
    <w:p w14:paraId="722EE550" w14:textId="77777777" w:rsidR="00B609FF" w:rsidRDefault="00000000">
      <w:pPr>
        <w:pStyle w:val="ListParagraph"/>
        <w:numPr>
          <w:ilvl w:val="0"/>
          <w:numId w:val="3"/>
        </w:numPr>
        <w:spacing w:before="40" w:after="40"/>
      </w:pPr>
      <w:r>
        <w:rPr>
          <w:color w:val="222222"/>
        </w:rPr>
        <w:t>System updates the customer status to KYC Form Sent</w:t>
      </w:r>
    </w:p>
    <w:p w14:paraId="0C201697" w14:textId="77777777" w:rsidR="00B609FF" w:rsidRDefault="00000000">
      <w:pPr>
        <w:pStyle w:val="ListParagraph"/>
        <w:numPr>
          <w:ilvl w:val="0"/>
          <w:numId w:val="3"/>
        </w:numPr>
        <w:spacing w:before="40" w:after="40"/>
      </w:pPr>
      <w:r>
        <w:rPr>
          <w:color w:val="222222"/>
        </w:rPr>
        <w:t>System dispatches an internal notification to required staff</w:t>
      </w:r>
    </w:p>
    <w:p w14:paraId="460F6151" w14:textId="77777777" w:rsidR="00B609FF" w:rsidRDefault="00B609FF">
      <w:pPr>
        <w:spacing w:before="60"/>
      </w:pPr>
    </w:p>
    <w:p w14:paraId="57153EAF" w14:textId="77777777" w:rsidR="00B609FF" w:rsidRDefault="00000000">
      <w:pPr>
        <w:spacing w:before="80" w:after="80"/>
      </w:pPr>
      <w:r>
        <w:rPr>
          <w:b/>
          <w:bCs/>
          <w:caps/>
          <w:color w:val="555555"/>
          <w:sz w:val="20"/>
          <w:szCs w:val="20"/>
        </w:rPr>
        <w:t>Status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9FF" w14:paraId="1879E7D1" w14:textId="77777777">
        <w:tc>
          <w:tcPr>
            <w:tcW w:w="2200" w:type="dxa"/>
            <w:tcBorders>
              <w:top w:val="none" w:sz="0" w:space="0" w:color="FFFFFF"/>
              <w:left w:val="none" w:sz="0" w:space="0" w:color="FFFFFF"/>
              <w:bottom w:val="none" w:sz="0" w:space="0" w:color="FFFFFF"/>
              <w:right w:val="none" w:sz="0" w:space="0" w:color="FFFFFF"/>
            </w:tcBorders>
            <w:shd w:val="clear" w:color="auto" w:fill="D5E8F0"/>
            <w:tcMar>
              <w:top w:w="60" w:type="dxa"/>
              <w:left w:w="120" w:type="dxa"/>
              <w:bottom w:w="60" w:type="dxa"/>
              <w:right w:w="120" w:type="dxa"/>
            </w:tcMar>
          </w:tcPr>
          <w:p w14:paraId="6512ACBE" w14:textId="77777777" w:rsidR="00B609FF" w:rsidRDefault="00000000">
            <w:pPr>
              <w:jc w:val="center"/>
            </w:pPr>
            <w:r>
              <w:rPr>
                <w:b/>
                <w:bCs/>
                <w:color w:val="1F4E79"/>
                <w:sz w:val="18"/>
                <w:szCs w:val="18"/>
              </w:rPr>
              <w:t>KYC Form Sent</w:t>
            </w:r>
          </w:p>
        </w:tc>
      </w:tr>
    </w:tbl>
    <w:p w14:paraId="17BEFAE5" w14:textId="77777777" w:rsidR="00B609FF" w:rsidRDefault="00B609FF">
      <w:pPr>
        <w:spacing w:before="160"/>
      </w:pPr>
    </w:p>
    <w:p w14:paraId="1A110002" w14:textId="77777777" w:rsidR="00B609FF" w:rsidRDefault="00000000">
      <w:pPr>
        <w:pStyle w:val="Heading2"/>
        <w:rPr>
          <w:ins w:id="3" w:author="Claude" w:date="2025-01-01T00:00:00Z"/>
        </w:rPr>
      </w:pPr>
      <w:commentRangeStart w:id="4"/>
      <w:ins w:id="5" w:author="Claude" w:date="2025-01-01T00:00:00Z">
        <w:r>
          <w:t>3.1A KYC Expiry – Email Notification to Expired Customers</w:t>
        </w:r>
      </w:ins>
      <w:commentRangeEnd w:id="4"/>
      <w:r>
        <w:rPr>
          <w:rStyle w:val="CommentReference"/>
          <w:sz w:val="24"/>
          <w:szCs w:val="24"/>
        </w:rPr>
        <w:commentReference w:id="4"/>
      </w:r>
    </w:p>
    <w:p w14:paraId="1A110003" w14:textId="77777777" w:rsidR="00B609FF" w:rsidRDefault="00000000">
      <w:pPr>
        <w:spacing w:before="60" w:after="80"/>
        <w:rPr>
          <w:ins w:id="6" w:author="Claude" w:date="2025-01-01T00:00:00Z"/>
        </w:rPr>
      </w:pPr>
      <w:ins w:id="7" w:author="Claude" w:date="2025-01-01T00:00:00Z">
        <w:r>
          <w:rPr>
            <w:color w:val="222222"/>
          </w:rPr>
          <w:t>The Contract Team Dashboard must provide a bulk email option for customers whose KYC has expired or is approaching the expiry date.</w:t>
        </w:r>
      </w:ins>
    </w:p>
    <w:p w14:paraId="1A110004" w14:textId="77777777" w:rsidR="00B609FF" w:rsidRDefault="00000000">
      <w:pPr>
        <w:spacing w:before="80" w:after="80"/>
        <w:rPr>
          <w:ins w:id="8" w:author="Claude" w:date="2025-01-01T00:00:00Z"/>
        </w:rPr>
      </w:pPr>
      <w:ins w:id="9" w:author="Claude" w:date="2025-01-01T00:00:00Z">
        <w:r>
          <w:rPr>
            <w:b/>
            <w:bCs/>
            <w:caps/>
            <w:color w:val="555555"/>
            <w:sz w:val="20"/>
            <w:szCs w:val="20"/>
          </w:rPr>
          <w:t>Process</w:t>
        </w:r>
      </w:ins>
    </w:p>
    <w:p w14:paraId="1A110005" w14:textId="77777777" w:rsidR="00B609FF" w:rsidRDefault="00000000">
      <w:pPr>
        <w:pStyle w:val="ListParagraph"/>
        <w:numPr>
          <w:ilvl w:val="0"/>
          <w:numId w:val="2"/>
        </w:numPr>
        <w:spacing w:before="40" w:after="40"/>
        <w:rPr>
          <w:ins w:id="10" w:author="Claude" w:date="2025-01-01T00:00:00Z"/>
        </w:rPr>
      </w:pPr>
      <w:ins w:id="11" w:author="Claude" w:date="2025-01-01T00:00:00Z">
        <w:r>
          <w:rPr>
            <w:color w:val="222222"/>
          </w:rPr>
          <w:t>Dashboard displays a filterable list of KYC-Expired customers</w:t>
        </w:r>
      </w:ins>
    </w:p>
    <w:p w14:paraId="1A110006" w14:textId="77777777" w:rsidR="00B609FF" w:rsidRDefault="00000000">
      <w:pPr>
        <w:pStyle w:val="ListParagraph"/>
        <w:numPr>
          <w:ilvl w:val="0"/>
          <w:numId w:val="2"/>
        </w:numPr>
        <w:spacing w:before="40" w:after="40"/>
        <w:rPr>
          <w:ins w:id="12" w:author="Claude" w:date="2025-01-01T00:00:00Z"/>
        </w:rPr>
      </w:pPr>
      <w:ins w:id="13" w:author="Claude" w:date="2025-01-01T00:00:00Z">
        <w:r>
          <w:rPr>
            <w:color w:val="222222"/>
          </w:rPr>
          <w:t>Contract Team selects one or more expired-KYC customers using a multi-select checkbox</w:t>
        </w:r>
      </w:ins>
    </w:p>
    <w:p w14:paraId="1A110007" w14:textId="77777777" w:rsidR="00B609FF" w:rsidRDefault="00000000">
      <w:pPr>
        <w:pStyle w:val="ListParagraph"/>
        <w:numPr>
          <w:ilvl w:val="0"/>
          <w:numId w:val="2"/>
        </w:numPr>
        <w:spacing w:before="40" w:after="40"/>
        <w:rPr>
          <w:ins w:id="14" w:author="Claude" w:date="2025-01-01T00:00:00Z"/>
        </w:rPr>
      </w:pPr>
      <w:ins w:id="15" w:author="Claude" w:date="2025-01-01T00:00:00Z">
        <w:r>
          <w:rPr>
            <w:color w:val="222222"/>
          </w:rPr>
          <w:t>Contract Team clicks “Send KYC Renewal Email” to dispatch renewal reminder emails in bulk</w:t>
        </w:r>
      </w:ins>
    </w:p>
    <w:p w14:paraId="1A110008" w14:textId="77777777" w:rsidR="00B609FF" w:rsidRDefault="00000000">
      <w:pPr>
        <w:pStyle w:val="ListParagraph"/>
        <w:numPr>
          <w:ilvl w:val="0"/>
          <w:numId w:val="2"/>
        </w:numPr>
        <w:spacing w:before="40" w:after="40"/>
        <w:rPr>
          <w:ins w:id="16" w:author="Claude" w:date="2025-01-01T00:00:00Z"/>
        </w:rPr>
      </w:pPr>
      <w:ins w:id="17" w:author="Claude" w:date="2025-01-01T00:00:00Z">
        <w:r>
          <w:rPr>
            <w:color w:val="222222"/>
          </w:rPr>
          <w:t>System sends individual renewal emails to each selected customer with a fresh KYC form link</w:t>
        </w:r>
      </w:ins>
    </w:p>
    <w:p w14:paraId="1A110009" w14:textId="77777777" w:rsidR="00B609FF" w:rsidRDefault="00000000">
      <w:pPr>
        <w:pStyle w:val="ListParagraph"/>
        <w:numPr>
          <w:ilvl w:val="0"/>
          <w:numId w:val="2"/>
        </w:numPr>
        <w:spacing w:before="40" w:after="40"/>
        <w:rPr>
          <w:ins w:id="18" w:author="Claude" w:date="2025-01-01T00:00:00Z"/>
        </w:rPr>
      </w:pPr>
      <w:ins w:id="19" w:author="Claude" w:date="2025-01-01T00:00:00Z">
        <w:r>
          <w:rPr>
            <w:color w:val="222222"/>
          </w:rPr>
          <w:t>All bulk email actions are recorded in the audit log with acting user, timestamp, and recipient list</w:t>
        </w:r>
      </w:ins>
    </w:p>
    <w:p w14:paraId="14ABDEFD" w14:textId="3060966F" w:rsidR="00B609FF" w:rsidRDefault="00631D5A">
      <w:pPr>
        <w:pStyle w:val="Heading2"/>
      </w:pPr>
      <w:r>
        <w:t>3.2 Secure KYC Form Access</w:t>
      </w:r>
    </w:p>
    <w:p w14:paraId="20964171" w14:textId="77777777" w:rsidR="00B609FF" w:rsidRDefault="00000000">
      <w:pPr>
        <w:spacing w:before="60" w:after="80"/>
      </w:pPr>
      <w:r>
        <w:rPr>
          <w:color w:val="222222"/>
        </w:rPr>
        <w:t>The KYC form must be accessed via an authenticated, secure link to protect customer data and prevent unauthorised submissions.</w:t>
      </w:r>
    </w:p>
    <w:p w14:paraId="3F594200" w14:textId="77777777" w:rsidR="00B609FF" w:rsidRDefault="00B609FF">
      <w:pPr>
        <w:spacing w:before="60"/>
      </w:pPr>
    </w:p>
    <w:p w14:paraId="5E45CB72" w14:textId="77777777" w:rsidR="00B609FF" w:rsidRDefault="00000000">
      <w:pPr>
        <w:spacing w:before="80" w:after="80"/>
      </w:pPr>
      <w:r>
        <w:rPr>
          <w:b/>
          <w:bCs/>
          <w:caps/>
          <w:color w:val="555555"/>
          <w:sz w:val="20"/>
          <w:szCs w:val="20"/>
        </w:rPr>
        <w:t>Security Requirements</w:t>
      </w:r>
    </w:p>
    <w:p w14:paraId="369ABF43" w14:textId="77777777" w:rsidR="00B609FF" w:rsidRDefault="00000000">
      <w:pPr>
        <w:pStyle w:val="ListParagraph"/>
        <w:numPr>
          <w:ilvl w:val="0"/>
          <w:numId w:val="2"/>
        </w:numPr>
        <w:spacing w:before="40" w:after="40"/>
      </w:pPr>
      <w:r>
        <w:rPr>
          <w:color w:val="222222"/>
        </w:rPr>
        <w:t>One-time secure URL – each link is valid for a single access session</w:t>
      </w:r>
    </w:p>
    <w:p w14:paraId="69A847ED" w14:textId="77777777" w:rsidR="00B609FF" w:rsidRDefault="00000000">
      <w:pPr>
        <w:pStyle w:val="ListParagraph"/>
        <w:numPr>
          <w:ilvl w:val="0"/>
          <w:numId w:val="2"/>
        </w:numPr>
        <w:spacing w:before="40" w:after="40"/>
      </w:pPr>
      <w:r>
        <w:rPr>
          <w:color w:val="222222"/>
        </w:rPr>
        <w:t>Time-limited expiry – links expire after a configurable period</w:t>
      </w:r>
    </w:p>
    <w:p w14:paraId="1A110001" w14:textId="77777777" w:rsidR="00B609FF" w:rsidRDefault="00000000">
      <w:pPr>
        <w:pStyle w:val="ListParagraph"/>
        <w:numPr>
          <w:ilvl w:val="0"/>
          <w:numId w:val="2"/>
        </w:numPr>
        <w:spacing w:before="40" w:after="40"/>
      </w:pPr>
      <w:commentRangeStart w:id="20"/>
      <w:ins w:id="21" w:author="Claude" w:date="2025-01-01T00:00:00Z">
        <w:r>
          <w:rPr>
            <w:color w:val="222222"/>
          </w:rPr>
          <w:t xml:space="preserve">KYC Expiry Date / Next Renewal Date – Contract Team must set an Expiry Date or Next Renewal Date on each KYC Form at time of issuance. This date is mandatory and </w:t>
        </w:r>
        <w:r>
          <w:rPr>
            <w:color w:val="222222"/>
          </w:rPr>
          <w:lastRenderedPageBreak/>
          <w:t>tracked by the system. Records approaching or past expiry are flagged on the Contract Team Dashboard.</w:t>
        </w:r>
      </w:ins>
      <w:commentRangeEnd w:id="20"/>
      <w:r>
        <w:rPr>
          <w:rStyle w:val="CommentReference"/>
          <w:sz w:val="22"/>
          <w:szCs w:val="22"/>
        </w:rPr>
        <w:commentReference w:id="20"/>
      </w:r>
    </w:p>
    <w:p w14:paraId="77DC4016" w14:textId="77777777" w:rsidR="00B609FF" w:rsidRDefault="00000000">
      <w:pPr>
        <w:pStyle w:val="ListParagraph"/>
        <w:numPr>
          <w:ilvl w:val="0"/>
          <w:numId w:val="2"/>
        </w:numPr>
        <w:spacing w:before="40" w:after="40"/>
      </w:pPr>
      <w:r>
        <w:rPr>
          <w:color w:val="222222"/>
        </w:rPr>
        <w:t>Customer identity verification via registered Email or Mobile OTP before form access</w:t>
      </w:r>
    </w:p>
    <w:p w14:paraId="579388E6" w14:textId="77777777" w:rsidR="00B609FF" w:rsidRDefault="00000000">
      <w:pPr>
        <w:pStyle w:val="ListParagraph"/>
        <w:numPr>
          <w:ilvl w:val="0"/>
          <w:numId w:val="2"/>
        </w:numPr>
        <w:spacing w:before="40" w:after="40"/>
      </w:pPr>
      <w:r>
        <w:rPr>
          <w:color w:val="222222"/>
        </w:rPr>
        <w:t>All document uploads must be encrypted in transit and at rest</w:t>
      </w:r>
    </w:p>
    <w:p w14:paraId="51F7B19A" w14:textId="77777777" w:rsidR="00B609FF" w:rsidRDefault="00000000">
      <w:pPr>
        <w:pStyle w:val="ListParagraph"/>
        <w:numPr>
          <w:ilvl w:val="0"/>
          <w:numId w:val="2"/>
        </w:numPr>
        <w:spacing w:before="40" w:after="40"/>
      </w:pPr>
      <w:r>
        <w:rPr>
          <w:color w:val="222222"/>
        </w:rPr>
        <w:t>Audit log entry created on each link access attempt</w:t>
      </w:r>
    </w:p>
    <w:p w14:paraId="266536D1" w14:textId="77777777" w:rsidR="00B609FF" w:rsidRDefault="00B609FF">
      <w:pPr>
        <w:spacing w:before="60"/>
      </w:pPr>
    </w:p>
    <w:p w14:paraId="13F4A98C" w14:textId="630EF9D9" w:rsidR="00B609FF" w:rsidRDefault="00631D5A">
      <w:pPr>
        <w:pBdr>
          <w:left w:val="single" w:sz="12" w:space="8" w:color="2E75B6"/>
        </w:pBdr>
        <w:spacing w:before="80" w:after="80"/>
        <w:ind w:left="360"/>
      </w:pPr>
      <w:r>
        <w:rPr>
          <w:rFonts w:ascii="Cambria Math" w:hAnsi="Cambria Math" w:cs="Cambria Math"/>
          <w:i/>
          <w:iCs/>
          <w:color w:val="1F4E79"/>
          <w:sz w:val="20"/>
          <w:szCs w:val="20"/>
        </w:rPr>
        <w:t>ℹ</w:t>
      </w:r>
      <w:r>
        <w:rPr>
          <w:i/>
          <w:iCs/>
          <w:color w:val="1F4E79"/>
          <w:sz w:val="20"/>
          <w:szCs w:val="20"/>
        </w:rPr>
        <w:t xml:space="preserve"> Expired or reused links must display a clear error message and prompt the customer to contact support.</w:t>
      </w:r>
    </w:p>
    <w:p w14:paraId="2C192D7D" w14:textId="77777777" w:rsidR="00B609FF" w:rsidRDefault="00B609FF">
      <w:pPr>
        <w:spacing w:before="120"/>
      </w:pPr>
    </w:p>
    <w:p w14:paraId="5CF2CEC7" w14:textId="562E70FC" w:rsidR="00B609FF" w:rsidRDefault="00631D5A">
      <w:pPr>
        <w:pStyle w:val="Heading2"/>
      </w:pPr>
      <w:r>
        <w:t>3.3 KYC Form Submission</w:t>
      </w:r>
    </w:p>
    <w:p w14:paraId="69F3953D" w14:textId="77777777" w:rsidR="00B609FF" w:rsidRDefault="00000000">
      <w:pPr>
        <w:spacing w:before="60" w:after="80"/>
      </w:pPr>
      <w:r>
        <w:rPr>
          <w:color w:val="222222"/>
        </w:rPr>
        <w:t>Once authenticated, the customer completes the KYC form and uploads all required documents.</w:t>
      </w:r>
    </w:p>
    <w:p w14:paraId="40B1230C" w14:textId="77777777" w:rsidR="00B609FF" w:rsidRDefault="00B609FF">
      <w:pPr>
        <w:spacing w:before="60"/>
      </w:pPr>
    </w:p>
    <w:p w14:paraId="669A4DB0" w14:textId="77777777" w:rsidR="00B609FF" w:rsidRDefault="00000000">
      <w:pPr>
        <w:spacing w:before="80" w:after="80"/>
      </w:pPr>
      <w:r>
        <w:rPr>
          <w:b/>
          <w:bCs/>
          <w:caps/>
          <w:color w:val="555555"/>
          <w:sz w:val="20"/>
          <w:szCs w:val="20"/>
        </w:rPr>
        <w:t>Customer Actions</w:t>
      </w:r>
    </w:p>
    <w:p w14:paraId="48A339F8" w14:textId="77777777" w:rsidR="00B609FF" w:rsidRDefault="00000000">
      <w:pPr>
        <w:pStyle w:val="ListParagraph"/>
        <w:numPr>
          <w:ilvl w:val="0"/>
          <w:numId w:val="2"/>
        </w:numPr>
        <w:spacing w:before="40" w:after="40"/>
      </w:pPr>
      <w:r>
        <w:rPr>
          <w:color w:val="222222"/>
        </w:rPr>
        <w:t>Fill all mandatory KYC fields</w:t>
      </w:r>
    </w:p>
    <w:p w14:paraId="38F3C18D" w14:textId="77777777" w:rsidR="00B609FF" w:rsidRDefault="00000000">
      <w:pPr>
        <w:pStyle w:val="ListParagraph"/>
        <w:numPr>
          <w:ilvl w:val="0"/>
          <w:numId w:val="2"/>
        </w:numPr>
        <w:spacing w:before="40" w:after="40"/>
      </w:pPr>
      <w:r>
        <w:rPr>
          <w:color w:val="222222"/>
        </w:rPr>
        <w:t>Upload required supporting documents</w:t>
      </w:r>
    </w:p>
    <w:p w14:paraId="7A550B9F" w14:textId="77777777" w:rsidR="00B609FF" w:rsidRDefault="00B609FF">
      <w:pPr>
        <w:spacing w:before="80"/>
      </w:pPr>
    </w:p>
    <w:p w14:paraId="2BABC4F4" w14:textId="77777777" w:rsidR="00B609FF" w:rsidRDefault="00000000">
      <w:pPr>
        <w:spacing w:before="80" w:after="80"/>
      </w:pPr>
      <w:r>
        <w:rPr>
          <w:b/>
          <w:bCs/>
          <w:caps/>
          <w:color w:val="555555"/>
          <w:sz w:val="20"/>
          <w:szCs w:val="20"/>
        </w:rPr>
        <w:t>Required Documents (Configurable)</w:t>
      </w:r>
    </w:p>
    <w:p w14:paraId="77AF9795" w14:textId="77777777" w:rsidR="00B609FF" w:rsidRDefault="00000000">
      <w:pPr>
        <w:pStyle w:val="ListParagraph"/>
        <w:numPr>
          <w:ilvl w:val="0"/>
          <w:numId w:val="2"/>
        </w:numPr>
        <w:spacing w:before="40" w:after="40"/>
      </w:pPr>
      <w:r>
        <w:rPr>
          <w:color w:val="222222"/>
        </w:rPr>
        <w:t>Trade Licence</w:t>
      </w:r>
    </w:p>
    <w:p w14:paraId="26573241" w14:textId="77777777" w:rsidR="00B609FF" w:rsidRDefault="00000000">
      <w:pPr>
        <w:pStyle w:val="ListParagraph"/>
        <w:numPr>
          <w:ilvl w:val="0"/>
          <w:numId w:val="2"/>
        </w:numPr>
        <w:spacing w:before="40" w:after="40"/>
      </w:pPr>
      <w:r>
        <w:rPr>
          <w:color w:val="222222"/>
        </w:rPr>
        <w:t>Passport Copy</w:t>
      </w:r>
    </w:p>
    <w:p w14:paraId="7A2FBCA7" w14:textId="77777777" w:rsidR="00B609FF" w:rsidRDefault="00000000">
      <w:pPr>
        <w:pStyle w:val="ListParagraph"/>
        <w:numPr>
          <w:ilvl w:val="0"/>
          <w:numId w:val="2"/>
        </w:numPr>
        <w:spacing w:before="40" w:after="40"/>
      </w:pPr>
      <w:r>
        <w:rPr>
          <w:color w:val="222222"/>
        </w:rPr>
        <w:t>Emirates ID</w:t>
      </w:r>
    </w:p>
    <w:p w14:paraId="14655918" w14:textId="77777777" w:rsidR="00B609FF" w:rsidRDefault="00000000">
      <w:pPr>
        <w:pStyle w:val="ListParagraph"/>
        <w:numPr>
          <w:ilvl w:val="0"/>
          <w:numId w:val="2"/>
        </w:numPr>
        <w:spacing w:before="40" w:after="40"/>
      </w:pPr>
      <w:r>
        <w:rPr>
          <w:color w:val="222222"/>
        </w:rPr>
        <w:t>VAT Certificate</w:t>
      </w:r>
    </w:p>
    <w:p w14:paraId="0F179C1A" w14:textId="77777777" w:rsidR="00B609FF" w:rsidRDefault="00000000">
      <w:pPr>
        <w:pStyle w:val="ListParagraph"/>
        <w:numPr>
          <w:ilvl w:val="0"/>
          <w:numId w:val="2"/>
        </w:numPr>
        <w:spacing w:before="40" w:after="40"/>
      </w:pPr>
      <w:r>
        <w:rPr>
          <w:color w:val="222222"/>
        </w:rPr>
        <w:t>Address Proof</w:t>
      </w:r>
    </w:p>
    <w:p w14:paraId="17CC55A2" w14:textId="77777777" w:rsidR="00B609FF" w:rsidRDefault="00000000">
      <w:pPr>
        <w:pStyle w:val="ListParagraph"/>
        <w:numPr>
          <w:ilvl w:val="0"/>
          <w:numId w:val="2"/>
        </w:numPr>
        <w:spacing w:before="40" w:after="40"/>
      </w:pPr>
      <w:r>
        <w:rPr>
          <w:color w:val="222222"/>
        </w:rPr>
        <w:t>Other supporting documents (as configured per customer type)</w:t>
      </w:r>
    </w:p>
    <w:p w14:paraId="14FDE692" w14:textId="77777777" w:rsidR="00B609FF" w:rsidRDefault="00B609FF">
      <w:pPr>
        <w:spacing w:before="80"/>
      </w:pPr>
    </w:p>
    <w:p w14:paraId="6B8323C9" w14:textId="77777777" w:rsidR="00B609FF" w:rsidRDefault="00000000">
      <w:pPr>
        <w:spacing w:before="80" w:after="80"/>
      </w:pPr>
      <w:r>
        <w:rPr>
          <w:b/>
          <w:bCs/>
          <w:caps/>
          <w:color w:val="555555"/>
          <w:sz w:val="20"/>
          <w:szCs w:val="20"/>
        </w:rPr>
        <w:t>System Actions on Submission</w:t>
      </w:r>
    </w:p>
    <w:p w14:paraId="2100D16E" w14:textId="77777777" w:rsidR="00B609FF" w:rsidRDefault="00000000">
      <w:pPr>
        <w:pStyle w:val="ListParagraph"/>
        <w:numPr>
          <w:ilvl w:val="0"/>
          <w:numId w:val="2"/>
        </w:numPr>
        <w:spacing w:before="40" w:after="40"/>
      </w:pPr>
      <w:r>
        <w:rPr>
          <w:color w:val="222222"/>
        </w:rPr>
        <w:t>Update customer status to KYC Submitted</w:t>
      </w:r>
    </w:p>
    <w:p w14:paraId="376F22BB" w14:textId="77777777" w:rsidR="00B609FF" w:rsidRDefault="00000000">
      <w:pPr>
        <w:pStyle w:val="ListParagraph"/>
        <w:numPr>
          <w:ilvl w:val="0"/>
          <w:numId w:val="2"/>
        </w:numPr>
        <w:spacing w:before="40" w:after="40"/>
      </w:pPr>
      <w:r>
        <w:rPr>
          <w:color w:val="222222"/>
        </w:rPr>
        <w:t>Notify the Contract Management Team via internal notification</w:t>
      </w:r>
    </w:p>
    <w:p w14:paraId="3D943B7F" w14:textId="77777777" w:rsidR="00B609FF" w:rsidRDefault="00000000">
      <w:pPr>
        <w:pStyle w:val="ListParagraph"/>
        <w:numPr>
          <w:ilvl w:val="0"/>
          <w:numId w:val="2"/>
        </w:numPr>
        <w:spacing w:before="40" w:after="40"/>
      </w:pPr>
      <w:r>
        <w:rPr>
          <w:color w:val="222222"/>
        </w:rPr>
        <w:t>Store all uploaded files securely in the document repository</w:t>
      </w:r>
    </w:p>
    <w:p w14:paraId="7ABB4FA0" w14:textId="77777777" w:rsidR="00B609FF" w:rsidRDefault="00B609FF">
      <w:pPr>
        <w:spacing w:before="60"/>
      </w:pPr>
    </w:p>
    <w:p w14:paraId="7EEA9AD1" w14:textId="77777777" w:rsidR="00B609FF" w:rsidRDefault="00000000">
      <w:pPr>
        <w:spacing w:before="80" w:after="80"/>
      </w:pPr>
      <w:r>
        <w:rPr>
          <w:b/>
          <w:bCs/>
          <w:caps/>
          <w:color w:val="555555"/>
          <w:sz w:val="20"/>
          <w:szCs w:val="20"/>
        </w:rPr>
        <w:t>Status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9FF" w14:paraId="4DC97CE8" w14:textId="77777777">
        <w:tc>
          <w:tcPr>
            <w:tcW w:w="2200" w:type="dxa"/>
            <w:tcBorders>
              <w:top w:val="none" w:sz="0" w:space="0" w:color="FFFFFF"/>
              <w:left w:val="none" w:sz="0" w:space="0" w:color="FFFFFF"/>
              <w:bottom w:val="none" w:sz="0" w:space="0" w:color="FFFFFF"/>
              <w:right w:val="none" w:sz="0" w:space="0" w:color="FFFFFF"/>
            </w:tcBorders>
            <w:shd w:val="clear" w:color="auto" w:fill="FFF2CC"/>
            <w:tcMar>
              <w:top w:w="60" w:type="dxa"/>
              <w:left w:w="120" w:type="dxa"/>
              <w:bottom w:w="60" w:type="dxa"/>
              <w:right w:w="120" w:type="dxa"/>
            </w:tcMar>
          </w:tcPr>
          <w:p w14:paraId="09424122" w14:textId="77777777" w:rsidR="00B609FF" w:rsidRDefault="00000000">
            <w:pPr>
              <w:jc w:val="center"/>
            </w:pPr>
            <w:r>
              <w:rPr>
                <w:b/>
                <w:bCs/>
                <w:color w:val="7D6608"/>
                <w:sz w:val="18"/>
                <w:szCs w:val="18"/>
              </w:rPr>
              <w:t>KYC Submitted</w:t>
            </w:r>
          </w:p>
        </w:tc>
      </w:tr>
    </w:tbl>
    <w:p w14:paraId="45C9BC07" w14:textId="77777777" w:rsidR="00B609FF" w:rsidRDefault="00B609FF">
      <w:pPr>
        <w:spacing w:before="160"/>
      </w:pPr>
    </w:p>
    <w:p w14:paraId="673F3A06" w14:textId="77777777" w:rsidR="00B609FF" w:rsidRDefault="00000000">
      <w:pPr>
        <w:pStyle w:val="Heading1"/>
        <w:pBdr>
          <w:bottom w:val="single" w:sz="6" w:space="4" w:color="2E75B6"/>
        </w:pBdr>
      </w:pPr>
      <w:r>
        <w:t>4.  KYC Verification &amp; Approval</w:t>
      </w:r>
    </w:p>
    <w:p w14:paraId="7FA1DE14" w14:textId="069E965A" w:rsidR="00B609FF" w:rsidRDefault="00631D5A">
      <w:pPr>
        <w:pStyle w:val="Heading2"/>
      </w:pPr>
      <w:r>
        <w:t>4.1 Internal Verification Workflow</w:t>
      </w:r>
    </w:p>
    <w:p w14:paraId="7FD1A6AA" w14:textId="77777777" w:rsidR="00B609FF" w:rsidRDefault="00000000">
      <w:pPr>
        <w:spacing w:before="60" w:after="80"/>
      </w:pPr>
      <w:r>
        <w:rPr>
          <w:color w:val="222222"/>
        </w:rPr>
        <w:t>Upon receiving a KYC Submitted notification, the Contract Team reviews the customer's information and uploaded documents within the portal.</w:t>
      </w:r>
    </w:p>
    <w:p w14:paraId="28F3BC46" w14:textId="77777777" w:rsidR="00B609FF" w:rsidRDefault="00B609FF">
      <w:pPr>
        <w:spacing w:before="60"/>
      </w:pPr>
    </w:p>
    <w:p w14:paraId="298A8E4A" w14:textId="77777777" w:rsidR="00B609FF" w:rsidRDefault="00000000">
      <w:pPr>
        <w:spacing w:before="80" w:after="80"/>
      </w:pPr>
      <w:r>
        <w:rPr>
          <w:b/>
          <w:bCs/>
          <w:caps/>
          <w:color w:val="555555"/>
          <w:sz w:val="20"/>
          <w:szCs w:val="20"/>
        </w:rPr>
        <w:t>Contract Team Actions</w:t>
      </w:r>
    </w:p>
    <w:p w14:paraId="438183F3" w14:textId="77777777" w:rsidR="00B609FF" w:rsidRDefault="00000000">
      <w:pPr>
        <w:pStyle w:val="ListParagraph"/>
        <w:numPr>
          <w:ilvl w:val="0"/>
          <w:numId w:val="2"/>
        </w:numPr>
        <w:spacing w:before="40" w:after="40"/>
      </w:pPr>
      <w:r>
        <w:rPr>
          <w:color w:val="222222"/>
        </w:rPr>
        <w:lastRenderedPageBreak/>
        <w:t>Review all KYC fields and uploaded documents</w:t>
      </w:r>
    </w:p>
    <w:p w14:paraId="5AAFDDAA" w14:textId="77777777" w:rsidR="00B609FF" w:rsidRDefault="00000000">
      <w:pPr>
        <w:pStyle w:val="ListParagraph"/>
        <w:numPr>
          <w:ilvl w:val="0"/>
          <w:numId w:val="2"/>
        </w:numPr>
        <w:spacing w:before="40" w:after="40"/>
      </w:pPr>
      <w:r>
        <w:rPr>
          <w:color w:val="222222"/>
        </w:rPr>
        <w:t>Verify document authenticity and completeness</w:t>
      </w:r>
    </w:p>
    <w:p w14:paraId="27D79B2D" w14:textId="77777777" w:rsidR="00B609FF" w:rsidRDefault="00000000">
      <w:pPr>
        <w:pStyle w:val="ListParagraph"/>
        <w:numPr>
          <w:ilvl w:val="0"/>
          <w:numId w:val="2"/>
        </w:numPr>
        <w:spacing w:before="40" w:after="40"/>
      </w:pPr>
      <w:r>
        <w:rPr>
          <w:color w:val="222222"/>
        </w:rPr>
        <w:t>Request corrections or additional documents if required</w:t>
      </w:r>
    </w:p>
    <w:p w14:paraId="1568CDB7" w14:textId="77777777" w:rsidR="00B609FF" w:rsidRDefault="00000000">
      <w:pPr>
        <w:pStyle w:val="ListParagraph"/>
        <w:numPr>
          <w:ilvl w:val="0"/>
          <w:numId w:val="2"/>
        </w:numPr>
        <w:spacing w:before="40" w:after="40"/>
      </w:pPr>
      <w:r>
        <w:rPr>
          <w:color w:val="222222"/>
        </w:rPr>
        <w:t>Approve or Reject the KYC submission</w:t>
      </w:r>
    </w:p>
    <w:p w14:paraId="70A89A14" w14:textId="77777777" w:rsidR="00B609FF" w:rsidRDefault="00B609FF">
      <w:pPr>
        <w:spacing w:before="80"/>
      </w:pPr>
    </w:p>
    <w:p w14:paraId="0F2BDEBD" w14:textId="77777777" w:rsidR="00B609FF" w:rsidRDefault="00000000">
      <w:pPr>
        <w:spacing w:before="80" w:after="80"/>
      </w:pPr>
      <w:r>
        <w:rPr>
          <w:b/>
          <w:bCs/>
          <w:caps/>
          <w:color w:val="555555"/>
          <w:sz w:val="20"/>
          <w:szCs w:val="20"/>
        </w:rPr>
        <w:t>KYC Status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1826"/>
        <w:gridCol w:w="1888"/>
        <w:gridCol w:w="1863"/>
        <w:gridCol w:w="1932"/>
      </w:tblGrid>
      <w:tr w:rsidR="00B609FF" w14:paraId="06F1A06E" w14:textId="77777777">
        <w:tc>
          <w:tcPr>
            <w:tcW w:w="2200" w:type="dxa"/>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210CBAAD" w14:textId="77777777" w:rsidR="00B609FF" w:rsidRDefault="00000000">
            <w:pPr>
              <w:jc w:val="center"/>
            </w:pPr>
            <w:r>
              <w:rPr>
                <w:b/>
                <w:bCs/>
                <w:color w:val="555555"/>
                <w:sz w:val="18"/>
                <w:szCs w:val="18"/>
              </w:rPr>
              <w:t>KYC Pending</w:t>
            </w:r>
          </w:p>
        </w:tc>
        <w:tc>
          <w:tcPr>
            <w:tcW w:w="2200" w:type="dxa"/>
            <w:tcBorders>
              <w:top w:val="none" w:sz="0" w:space="0" w:color="FFFFFF"/>
              <w:left w:val="none" w:sz="0" w:space="0" w:color="FFFFFF"/>
              <w:bottom w:val="none" w:sz="0" w:space="0" w:color="FFFFFF"/>
              <w:right w:val="none" w:sz="0" w:space="0" w:color="FFFFFF"/>
            </w:tcBorders>
            <w:shd w:val="clear" w:color="auto" w:fill="FFF2CC"/>
            <w:tcMar>
              <w:top w:w="60" w:type="dxa"/>
              <w:left w:w="120" w:type="dxa"/>
              <w:bottom w:w="60" w:type="dxa"/>
              <w:right w:w="120" w:type="dxa"/>
            </w:tcMar>
          </w:tcPr>
          <w:p w14:paraId="0062334D" w14:textId="77777777" w:rsidR="00B609FF" w:rsidRDefault="00000000">
            <w:pPr>
              <w:jc w:val="center"/>
            </w:pPr>
            <w:r>
              <w:rPr>
                <w:b/>
                <w:bCs/>
                <w:color w:val="7D6608"/>
                <w:sz w:val="18"/>
                <w:szCs w:val="18"/>
              </w:rPr>
              <w:t>Under Review</w:t>
            </w:r>
          </w:p>
        </w:tc>
        <w:tc>
          <w:tcPr>
            <w:tcW w:w="2200" w:type="dxa"/>
            <w:tcBorders>
              <w:top w:val="none" w:sz="0" w:space="0" w:color="FFFFFF"/>
              <w:left w:val="none" w:sz="0" w:space="0" w:color="FFFFFF"/>
              <w:bottom w:val="none" w:sz="0" w:space="0" w:color="FFFFFF"/>
              <w:right w:val="none" w:sz="0" w:space="0" w:color="FFFFFF"/>
            </w:tcBorders>
            <w:shd w:val="clear" w:color="auto" w:fill="E2EFDA"/>
            <w:tcMar>
              <w:top w:w="60" w:type="dxa"/>
              <w:left w:w="120" w:type="dxa"/>
              <w:bottom w:w="60" w:type="dxa"/>
              <w:right w:w="120" w:type="dxa"/>
            </w:tcMar>
          </w:tcPr>
          <w:p w14:paraId="5256CA24" w14:textId="77777777" w:rsidR="00B609FF" w:rsidRDefault="00000000">
            <w:pPr>
              <w:jc w:val="center"/>
            </w:pPr>
            <w:r>
              <w:rPr>
                <w:b/>
                <w:bCs/>
                <w:color w:val="375623"/>
                <w:sz w:val="18"/>
                <w:szCs w:val="18"/>
              </w:rPr>
              <w:t>Approved</w:t>
            </w:r>
          </w:p>
        </w:tc>
        <w:tc>
          <w:tcPr>
            <w:tcW w:w="2200" w:type="dxa"/>
            <w:tcBorders>
              <w:top w:val="none" w:sz="0" w:space="0" w:color="FFFFFF"/>
              <w:left w:val="none" w:sz="0" w:space="0" w:color="FFFFFF"/>
              <w:bottom w:val="none" w:sz="0" w:space="0" w:color="FFFFFF"/>
              <w:right w:val="none" w:sz="0" w:space="0" w:color="FFFFFF"/>
            </w:tcBorders>
            <w:shd w:val="clear" w:color="auto" w:fill="FCE4D6"/>
            <w:tcMar>
              <w:top w:w="60" w:type="dxa"/>
              <w:left w:w="120" w:type="dxa"/>
              <w:bottom w:w="60" w:type="dxa"/>
              <w:right w:w="120" w:type="dxa"/>
            </w:tcMar>
          </w:tcPr>
          <w:p w14:paraId="6695B79F" w14:textId="77777777" w:rsidR="00B609FF" w:rsidRDefault="00000000">
            <w:pPr>
              <w:jc w:val="center"/>
            </w:pPr>
            <w:r>
              <w:rPr>
                <w:b/>
                <w:bCs/>
                <w:color w:val="843C0C"/>
                <w:sz w:val="18"/>
                <w:szCs w:val="18"/>
              </w:rPr>
              <w:t>Rejected</w:t>
            </w:r>
          </w:p>
        </w:tc>
        <w:tc>
          <w:tcPr>
            <w:tcW w:w="2200" w:type="dxa"/>
            <w:tcBorders>
              <w:top w:val="none" w:sz="0" w:space="0" w:color="FFFFFF"/>
              <w:left w:val="none" w:sz="0" w:space="0" w:color="FFFFFF"/>
              <w:bottom w:val="none" w:sz="0" w:space="0" w:color="FFFFFF"/>
              <w:right w:val="none" w:sz="0" w:space="0" w:color="FFFFFF"/>
            </w:tcBorders>
            <w:shd w:val="clear" w:color="auto" w:fill="D5E8F0"/>
            <w:tcMar>
              <w:top w:w="60" w:type="dxa"/>
              <w:left w:w="120" w:type="dxa"/>
              <w:bottom w:w="60" w:type="dxa"/>
              <w:right w:w="120" w:type="dxa"/>
            </w:tcMar>
          </w:tcPr>
          <w:p w14:paraId="18B2303F" w14:textId="77777777" w:rsidR="00B609FF" w:rsidRDefault="00000000">
            <w:pPr>
              <w:jc w:val="center"/>
            </w:pPr>
            <w:r>
              <w:rPr>
                <w:b/>
                <w:bCs/>
                <w:color w:val="1F4E79"/>
                <w:sz w:val="18"/>
                <w:szCs w:val="18"/>
              </w:rPr>
              <w:t>Re-submission</w:t>
            </w:r>
          </w:p>
        </w:tc>
      </w:tr>
    </w:tbl>
    <w:p w14:paraId="7EA450A2" w14:textId="77777777" w:rsidR="00B609FF" w:rsidRDefault="00B609FF">
      <w:pPr>
        <w:spacing w:before="80"/>
      </w:pPr>
    </w:p>
    <w:p w14:paraId="00B64B4B" w14:textId="77777777" w:rsidR="00B609FF" w:rsidRDefault="00000000">
      <w:pPr>
        <w:spacing w:before="80" w:after="80"/>
      </w:pPr>
      <w:r>
        <w:rPr>
          <w:b/>
          <w:bCs/>
          <w:caps/>
          <w:color w:val="555555"/>
          <w:sz w:val="20"/>
          <w:szCs w:val="20"/>
        </w:rPr>
        <w:t>Notifications Triggered</w:t>
      </w:r>
    </w:p>
    <w:p w14:paraId="6C733A36" w14:textId="77777777" w:rsidR="00B609FF" w:rsidRDefault="00000000">
      <w:pPr>
        <w:pStyle w:val="ListParagraph"/>
        <w:numPr>
          <w:ilvl w:val="0"/>
          <w:numId w:val="2"/>
        </w:numPr>
        <w:spacing w:before="40" w:after="40"/>
      </w:pPr>
      <w:r>
        <w:rPr>
          <w:color w:val="222222"/>
        </w:rPr>
        <w:t>Customer notified on Approval or Rejection with reasons</w:t>
      </w:r>
    </w:p>
    <w:p w14:paraId="1B8D0BC7" w14:textId="77777777" w:rsidR="00B609FF" w:rsidRDefault="00000000">
      <w:pPr>
        <w:pStyle w:val="ListParagraph"/>
        <w:numPr>
          <w:ilvl w:val="0"/>
          <w:numId w:val="2"/>
        </w:numPr>
        <w:spacing w:before="40" w:after="40"/>
      </w:pPr>
      <w:r>
        <w:rPr>
          <w:color w:val="222222"/>
        </w:rPr>
        <w:t>Internal users notified on KYC Approval for contract preparation</w:t>
      </w:r>
    </w:p>
    <w:p w14:paraId="0D098E5D" w14:textId="77777777" w:rsidR="00B609FF" w:rsidRDefault="00B609FF">
      <w:pPr>
        <w:spacing w:before="160"/>
      </w:pPr>
    </w:p>
    <w:p w14:paraId="072C88D8" w14:textId="77777777" w:rsidR="00631D5A" w:rsidRDefault="00631D5A">
      <w:pPr>
        <w:spacing w:before="160"/>
      </w:pPr>
    </w:p>
    <w:p w14:paraId="233EC411" w14:textId="77777777" w:rsidR="00631D5A" w:rsidRDefault="00631D5A">
      <w:pPr>
        <w:spacing w:before="160"/>
      </w:pPr>
    </w:p>
    <w:p w14:paraId="72E2F561" w14:textId="77777777" w:rsidR="00631D5A" w:rsidRDefault="00631D5A">
      <w:pPr>
        <w:spacing w:before="160"/>
      </w:pPr>
    </w:p>
    <w:p w14:paraId="42A73AAF" w14:textId="77777777" w:rsidR="00B609FF" w:rsidRDefault="00000000">
      <w:pPr>
        <w:pStyle w:val="Heading1"/>
        <w:pBdr>
          <w:bottom w:val="single" w:sz="6" w:space="4" w:color="2E75B6"/>
        </w:pBdr>
      </w:pPr>
      <w:r>
        <w:t>5.  Contract Management</w:t>
      </w:r>
    </w:p>
    <w:p w14:paraId="24832E8E" w14:textId="16E715A1" w:rsidR="00B609FF" w:rsidRDefault="00631D5A">
      <w:pPr>
        <w:pStyle w:val="Heading2"/>
      </w:pPr>
      <w:r>
        <w:t>5.1 Common Contract Template – Customer Dashboard</w:t>
      </w:r>
    </w:p>
    <w:p w14:paraId="579DD567" w14:textId="77777777" w:rsidR="00B609FF" w:rsidRDefault="00000000">
      <w:pPr>
        <w:spacing w:before="60" w:after="80"/>
      </w:pPr>
      <w:r>
        <w:rPr>
          <w:color w:val="222222"/>
        </w:rPr>
        <w:t>A standard contract template is available for customers to preview at any time via the Customer Dashboard. This allows customers to familiarise themselves with contract terms before the formal contract is issued.</w:t>
      </w:r>
    </w:p>
    <w:p w14:paraId="5D10A5C3" w14:textId="77777777" w:rsidR="00B609FF" w:rsidRDefault="00000000">
      <w:pPr>
        <w:pStyle w:val="ListParagraph"/>
        <w:numPr>
          <w:ilvl w:val="0"/>
          <w:numId w:val="2"/>
        </w:numPr>
        <w:spacing w:before="40" w:after="40"/>
      </w:pPr>
      <w:r>
        <w:rPr>
          <w:color w:val="222222"/>
        </w:rPr>
        <w:t>Display the common contract template in read-only format</w:t>
      </w:r>
    </w:p>
    <w:p w14:paraId="62B3FF68" w14:textId="77777777" w:rsidR="00B609FF" w:rsidRDefault="00000000">
      <w:pPr>
        <w:pStyle w:val="ListParagraph"/>
        <w:numPr>
          <w:ilvl w:val="0"/>
          <w:numId w:val="2"/>
        </w:numPr>
        <w:spacing w:before="40" w:after="40"/>
      </w:pPr>
      <w:r>
        <w:rPr>
          <w:color w:val="222222"/>
        </w:rPr>
        <w:t>Allow customers to download a copy of the template for reference</w:t>
      </w:r>
    </w:p>
    <w:p w14:paraId="2E5A2341" w14:textId="77777777" w:rsidR="00B609FF" w:rsidRDefault="00B609FF">
      <w:pPr>
        <w:spacing w:before="80"/>
      </w:pPr>
    </w:p>
    <w:p w14:paraId="530752B9" w14:textId="2F6A9E30" w:rsidR="00B609FF" w:rsidRDefault="00631D5A">
      <w:pPr>
        <w:pStyle w:val="Heading2"/>
      </w:pPr>
      <w:r>
        <w:t>5.2 Customer-Specific Amendments</w:t>
      </w:r>
    </w:p>
    <w:p w14:paraId="5AFD6271" w14:textId="77777777" w:rsidR="00B609FF" w:rsidRDefault="00000000">
      <w:pPr>
        <w:spacing w:before="60" w:after="80"/>
      </w:pPr>
      <w:r>
        <w:rPr>
          <w:color w:val="222222"/>
        </w:rPr>
        <w:t>Before dispatching the final contract for signature, the Contract Team may add customer-specific amendments. These amendments are unique per customer and are appended to the standard template.</w:t>
      </w:r>
    </w:p>
    <w:p w14:paraId="45B65DB8" w14:textId="77777777" w:rsidR="00B609FF" w:rsidRDefault="00B609FF">
      <w:pPr>
        <w:spacing w:before="60"/>
      </w:pPr>
    </w:p>
    <w:p w14:paraId="00363F6D" w14:textId="77777777" w:rsidR="00B609FF" w:rsidRDefault="00000000">
      <w:pPr>
        <w:spacing w:before="80" w:after="80"/>
      </w:pPr>
      <w:r>
        <w:rPr>
          <w:b/>
          <w:bCs/>
          <w:caps/>
          <w:color w:val="555555"/>
          <w:sz w:val="20"/>
          <w:szCs w:val="20"/>
        </w:rPr>
        <w:t>Amendment Examples</w:t>
      </w:r>
    </w:p>
    <w:p w14:paraId="3C2BFB6F" w14:textId="77777777" w:rsidR="00B609FF" w:rsidRDefault="00000000">
      <w:pPr>
        <w:pStyle w:val="ListParagraph"/>
        <w:numPr>
          <w:ilvl w:val="0"/>
          <w:numId w:val="2"/>
        </w:numPr>
        <w:spacing w:before="40" w:after="40"/>
      </w:pPr>
      <w:r>
        <w:rPr>
          <w:color w:val="222222"/>
        </w:rPr>
        <w:t>Custom pricing or discount terms</w:t>
      </w:r>
    </w:p>
    <w:p w14:paraId="7E59AC0F" w14:textId="77777777" w:rsidR="00B609FF" w:rsidRDefault="00000000">
      <w:pPr>
        <w:pStyle w:val="ListParagraph"/>
        <w:numPr>
          <w:ilvl w:val="0"/>
          <w:numId w:val="2"/>
        </w:numPr>
        <w:spacing w:before="40" w:after="40"/>
      </w:pPr>
      <w:r>
        <w:rPr>
          <w:color w:val="222222"/>
        </w:rPr>
        <w:t>Special service conditions or SLAs</w:t>
      </w:r>
    </w:p>
    <w:p w14:paraId="512AC8C3" w14:textId="77777777" w:rsidR="00B609FF" w:rsidRDefault="00000000">
      <w:pPr>
        <w:pStyle w:val="ListParagraph"/>
        <w:numPr>
          <w:ilvl w:val="0"/>
          <w:numId w:val="2"/>
        </w:numPr>
        <w:spacing w:before="40" w:after="40"/>
      </w:pPr>
      <w:r>
        <w:rPr>
          <w:color w:val="222222"/>
        </w:rPr>
        <w:t>Additional clauses for regulated industries</w:t>
      </w:r>
    </w:p>
    <w:p w14:paraId="7164D0DB" w14:textId="77777777" w:rsidR="00B609FF" w:rsidRDefault="00000000">
      <w:pPr>
        <w:pStyle w:val="ListParagraph"/>
        <w:numPr>
          <w:ilvl w:val="0"/>
          <w:numId w:val="2"/>
        </w:numPr>
        <w:spacing w:before="40" w:after="40"/>
      </w:pPr>
      <w:r>
        <w:rPr>
          <w:color w:val="222222"/>
        </w:rPr>
        <w:t>Service-specific conditions based on the subscribed product</w:t>
      </w:r>
    </w:p>
    <w:p w14:paraId="43AD509A" w14:textId="77777777" w:rsidR="00B609FF" w:rsidRDefault="00B609FF">
      <w:pPr>
        <w:spacing w:before="60"/>
      </w:pPr>
    </w:p>
    <w:p w14:paraId="6AFA0546" w14:textId="75290CB2" w:rsidR="00B609FF" w:rsidRDefault="00631D5A">
      <w:pPr>
        <w:pBdr>
          <w:left w:val="single" w:sz="12" w:space="8" w:color="2E75B6"/>
        </w:pBdr>
        <w:spacing w:before="80" w:after="80"/>
        <w:ind w:left="360"/>
      </w:pPr>
      <w:r>
        <w:rPr>
          <w:rFonts w:ascii="Cambria Math" w:hAnsi="Cambria Math" w:cs="Cambria Math"/>
          <w:i/>
          <w:iCs/>
          <w:color w:val="1F4E79"/>
          <w:sz w:val="20"/>
          <w:szCs w:val="20"/>
        </w:rPr>
        <w:t>ℹ</w:t>
      </w:r>
      <w:r>
        <w:rPr>
          <w:i/>
          <w:iCs/>
          <w:color w:val="1F4E79"/>
          <w:sz w:val="20"/>
          <w:szCs w:val="20"/>
        </w:rPr>
        <w:t xml:space="preserve"> Amendments must be recorded in the Amendment History log with the author and timestamp.</w:t>
      </w:r>
    </w:p>
    <w:p w14:paraId="14A94CC3" w14:textId="77777777" w:rsidR="00B609FF" w:rsidRDefault="00B609FF">
      <w:pPr>
        <w:spacing w:before="160"/>
      </w:pPr>
    </w:p>
    <w:p w14:paraId="3DF291E8" w14:textId="77777777" w:rsidR="00B609FF" w:rsidRDefault="00000000">
      <w:pPr>
        <w:pStyle w:val="Heading1"/>
        <w:pBdr>
          <w:bottom w:val="single" w:sz="6" w:space="4" w:color="2E75B6"/>
        </w:pBdr>
      </w:pPr>
      <w:r>
        <w:lastRenderedPageBreak/>
        <w:t>6.  Contract Sending Workflow</w:t>
      </w:r>
    </w:p>
    <w:p w14:paraId="1DD44C8C" w14:textId="77777777" w:rsidR="00B609FF" w:rsidRDefault="00000000">
      <w:pPr>
        <w:spacing w:before="60" w:after="80"/>
      </w:pPr>
      <w:r>
        <w:rPr>
          <w:color w:val="222222"/>
        </w:rPr>
        <w:t>The system supports two configurable approaches for sending contracts to customers. The active approach is configured per deployment or can be overridden by authorised users.</w:t>
      </w:r>
    </w:p>
    <w:p w14:paraId="74895379" w14:textId="77777777" w:rsidR="00B609FF" w:rsidRDefault="00B609FF">
      <w:pPr>
        <w:spacing w:before="80"/>
      </w:pPr>
    </w:p>
    <w:p w14:paraId="53544723" w14:textId="77777777" w:rsidR="00B609FF" w:rsidRDefault="00000000">
      <w:pPr>
        <w:pStyle w:val="Heading2"/>
      </w:pPr>
      <w:r>
        <w:t>Approach 1 – Send Contract After Subscription Payment</w:t>
      </w:r>
    </w:p>
    <w:p w14:paraId="6339DF0E" w14:textId="77777777" w:rsidR="00B609FF" w:rsidRDefault="00000000">
      <w:pPr>
        <w:spacing w:before="60" w:after="80"/>
      </w:pPr>
      <w:r>
        <w:rPr>
          <w:color w:val="222222"/>
        </w:rPr>
        <w:t>This is the default approach. The contract is issued only after subscription payment is confirmed, ensuring the customer is commercially committed before signing.</w:t>
      </w:r>
    </w:p>
    <w:p w14:paraId="3E2F1805" w14:textId="77777777" w:rsidR="00B609FF" w:rsidRDefault="00B609F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B609FF" w14:paraId="6832BD7C"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FB93BED" w14:textId="77777777" w:rsidR="00B609FF" w:rsidRDefault="00000000">
            <w:pPr>
              <w:jc w:val="center"/>
            </w:pPr>
            <w:r>
              <w:rPr>
                <w:b/>
                <w:bCs/>
                <w:color w:val="FFFFFF"/>
                <w:sz w:val="24"/>
                <w:szCs w:val="24"/>
              </w:rPr>
              <w:t>1</w:t>
            </w:r>
          </w:p>
        </w:tc>
        <w:tc>
          <w:tcPr>
            <w:tcW w:w="85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20" w:type="dxa"/>
            </w:tcMar>
          </w:tcPr>
          <w:p w14:paraId="703CD134" w14:textId="77777777" w:rsidR="00B609FF" w:rsidRDefault="00000000">
            <w:r>
              <w:rPr>
                <w:color w:val="222222"/>
                <w:sz w:val="21"/>
                <w:szCs w:val="21"/>
              </w:rPr>
              <w:t>Subscription payment is received and validated by the system</w:t>
            </w:r>
          </w:p>
        </w:tc>
      </w:tr>
      <w:tr w:rsidR="00B609FF" w14:paraId="36828CB6"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D9C3927" w14:textId="77777777" w:rsidR="00B609FF" w:rsidRDefault="00000000">
            <w:pPr>
              <w:jc w:val="center"/>
            </w:pPr>
            <w:r>
              <w:rPr>
                <w:b/>
                <w:bCs/>
                <w:color w:val="FFFFFF"/>
                <w:sz w:val="24"/>
                <w:szCs w:val="24"/>
              </w:rPr>
              <w:t>2</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6D4977B7" w14:textId="77777777" w:rsidR="00B609FF" w:rsidRDefault="00000000">
            <w:r>
              <w:rPr>
                <w:color w:val="222222"/>
                <w:sz w:val="21"/>
                <w:szCs w:val="21"/>
              </w:rPr>
              <w:t>System updates status to Ready for Contract</w:t>
            </w:r>
          </w:p>
        </w:tc>
      </w:tr>
      <w:tr w:rsidR="00B609FF" w14:paraId="2DEDDAEA"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95CE4E1" w14:textId="77777777" w:rsidR="00B609FF" w:rsidRDefault="00000000">
            <w:pPr>
              <w:jc w:val="center"/>
            </w:pPr>
            <w:r>
              <w:rPr>
                <w:b/>
                <w:bCs/>
                <w:color w:val="FFFFFF"/>
                <w:sz w:val="24"/>
                <w:szCs w:val="24"/>
              </w:rPr>
              <w:t>3</w:t>
            </w:r>
          </w:p>
        </w:tc>
        <w:tc>
          <w:tcPr>
            <w:tcW w:w="85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20" w:type="dxa"/>
            </w:tcMar>
          </w:tcPr>
          <w:p w14:paraId="0BC55F83" w14:textId="77777777" w:rsidR="00B609FF" w:rsidRDefault="00000000">
            <w:r>
              <w:rPr>
                <w:color w:val="222222"/>
                <w:sz w:val="21"/>
                <w:szCs w:val="21"/>
              </w:rPr>
              <w:t>Contract Team is notified to dispatch the contract</w:t>
            </w:r>
          </w:p>
        </w:tc>
      </w:tr>
      <w:tr w:rsidR="00B609FF" w14:paraId="6BF6A3A3"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8F410F0" w14:textId="77777777" w:rsidR="00B609FF" w:rsidRDefault="00000000">
            <w:pPr>
              <w:jc w:val="center"/>
            </w:pPr>
            <w:r>
              <w:rPr>
                <w:b/>
                <w:bCs/>
                <w:color w:val="FFFFFF"/>
                <w:sz w:val="24"/>
                <w:szCs w:val="24"/>
              </w:rPr>
              <w:t>4</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663A7711" w14:textId="77777777" w:rsidR="00B609FF" w:rsidRDefault="00000000">
            <w:r>
              <w:rPr>
                <w:color w:val="222222"/>
                <w:sz w:val="21"/>
                <w:szCs w:val="21"/>
              </w:rPr>
              <w:t>Contract is sent to the customer for digital signature</w:t>
            </w:r>
          </w:p>
        </w:tc>
      </w:tr>
      <w:tr w:rsidR="00B609FF" w14:paraId="798757B8"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FF08399" w14:textId="77777777" w:rsidR="00B609FF" w:rsidRDefault="00000000">
            <w:pPr>
              <w:jc w:val="center"/>
            </w:pPr>
            <w:r>
              <w:rPr>
                <w:b/>
                <w:bCs/>
                <w:color w:val="FFFFFF"/>
                <w:sz w:val="24"/>
                <w:szCs w:val="24"/>
              </w:rPr>
              <w:t>5</w:t>
            </w:r>
          </w:p>
        </w:tc>
        <w:tc>
          <w:tcPr>
            <w:tcW w:w="85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20" w:type="dxa"/>
            </w:tcMar>
          </w:tcPr>
          <w:p w14:paraId="78F56742" w14:textId="77777777" w:rsidR="00B609FF" w:rsidRDefault="00000000">
            <w:r>
              <w:rPr>
                <w:color w:val="222222"/>
                <w:sz w:val="21"/>
                <w:szCs w:val="21"/>
              </w:rPr>
              <w:t>Status updated to Contract Sent</w:t>
            </w:r>
          </w:p>
        </w:tc>
      </w:tr>
    </w:tbl>
    <w:p w14:paraId="583D1AB7" w14:textId="77777777" w:rsidR="00B609FF" w:rsidRDefault="00B609F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09FF" w14:paraId="7A9A1768" w14:textId="77777777">
        <w:tc>
          <w:tcPr>
            <w:tcW w:w="2200" w:type="dxa"/>
            <w:tcBorders>
              <w:top w:val="none" w:sz="0" w:space="0" w:color="FFFFFF"/>
              <w:left w:val="none" w:sz="0" w:space="0" w:color="FFFFFF"/>
              <w:bottom w:val="none" w:sz="0" w:space="0" w:color="FFFFFF"/>
              <w:right w:val="none" w:sz="0" w:space="0" w:color="FFFFFF"/>
            </w:tcBorders>
            <w:shd w:val="clear" w:color="auto" w:fill="D5E8F0"/>
            <w:tcMar>
              <w:top w:w="60" w:type="dxa"/>
              <w:left w:w="120" w:type="dxa"/>
              <w:bottom w:w="60" w:type="dxa"/>
              <w:right w:w="120" w:type="dxa"/>
            </w:tcMar>
          </w:tcPr>
          <w:p w14:paraId="3B36B579" w14:textId="77777777" w:rsidR="00B609FF" w:rsidRDefault="00000000">
            <w:pPr>
              <w:jc w:val="center"/>
            </w:pPr>
            <w:r>
              <w:rPr>
                <w:b/>
                <w:bCs/>
                <w:color w:val="1F4E79"/>
                <w:sz w:val="18"/>
                <w:szCs w:val="18"/>
              </w:rPr>
              <w:t>Ready for Contract</w:t>
            </w:r>
          </w:p>
        </w:tc>
        <w:tc>
          <w:tcPr>
            <w:tcW w:w="2200" w:type="dxa"/>
            <w:tcBorders>
              <w:top w:val="none" w:sz="0" w:space="0" w:color="FFFFFF"/>
              <w:left w:val="none" w:sz="0" w:space="0" w:color="FFFFFF"/>
              <w:bottom w:val="none" w:sz="0" w:space="0" w:color="FFFFFF"/>
              <w:right w:val="none" w:sz="0" w:space="0" w:color="FFFFFF"/>
            </w:tcBorders>
            <w:shd w:val="clear" w:color="auto" w:fill="E2EFDA"/>
            <w:tcMar>
              <w:top w:w="60" w:type="dxa"/>
              <w:left w:w="120" w:type="dxa"/>
              <w:bottom w:w="60" w:type="dxa"/>
              <w:right w:w="120" w:type="dxa"/>
            </w:tcMar>
          </w:tcPr>
          <w:p w14:paraId="3CDCB860" w14:textId="77777777" w:rsidR="00B609FF" w:rsidRDefault="00000000">
            <w:pPr>
              <w:jc w:val="center"/>
            </w:pPr>
            <w:r>
              <w:rPr>
                <w:b/>
                <w:bCs/>
                <w:color w:val="375623"/>
                <w:sz w:val="18"/>
                <w:szCs w:val="18"/>
              </w:rPr>
              <w:t>Contract Sent</w:t>
            </w:r>
          </w:p>
        </w:tc>
      </w:tr>
    </w:tbl>
    <w:p w14:paraId="0480FD80" w14:textId="77777777" w:rsidR="00B609FF" w:rsidRDefault="00B609FF">
      <w:pPr>
        <w:spacing w:before="160"/>
      </w:pPr>
    </w:p>
    <w:p w14:paraId="6389CFC5" w14:textId="77777777" w:rsidR="00B609FF" w:rsidRDefault="00000000">
      <w:pPr>
        <w:pStyle w:val="Heading2"/>
      </w:pPr>
      <w:r>
        <w:t>Approach 2 – Send Contract Before Subscription Payment</w:t>
      </w:r>
    </w:p>
    <w:p w14:paraId="38F4A237" w14:textId="77777777" w:rsidR="00B609FF" w:rsidRDefault="00000000">
      <w:pPr>
        <w:spacing w:before="60" w:after="80"/>
      </w:pPr>
      <w:r>
        <w:rPr>
          <w:color w:val="222222"/>
        </w:rPr>
        <w:t>An override option allows authorised users to send the contract prior to receiving subscription payment. This approach requires a mandatory disclaimer to be included in the contract.</w:t>
      </w:r>
    </w:p>
    <w:p w14:paraId="1BFFF62B" w14:textId="77777777" w:rsidR="00B609FF" w:rsidRDefault="00B609F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9FF" w14:paraId="3E793076" w14:textId="77777777">
        <w:tc>
          <w:tcPr>
            <w:tcW w:w="9360" w:type="dxa"/>
            <w:tcBorders>
              <w:top w:val="single" w:sz="1" w:space="0" w:color="CCCCCC"/>
              <w:left w:val="single" w:sz="16" w:space="0" w:color="E69138"/>
              <w:bottom w:val="single" w:sz="1" w:space="0" w:color="CCCCCC"/>
              <w:right w:val="single" w:sz="1" w:space="0" w:color="CCCCCC"/>
            </w:tcBorders>
            <w:shd w:val="clear" w:color="auto" w:fill="FFF2CC"/>
            <w:tcMar>
              <w:top w:w="160" w:type="dxa"/>
              <w:left w:w="200" w:type="dxa"/>
              <w:bottom w:w="160" w:type="dxa"/>
              <w:right w:w="200" w:type="dxa"/>
            </w:tcMar>
          </w:tcPr>
          <w:p w14:paraId="45938F76" w14:textId="77777777" w:rsidR="00B609FF" w:rsidRDefault="00000000">
            <w:pPr>
              <w:spacing w:after="80"/>
            </w:pPr>
            <w:r>
              <w:rPr>
                <w:b/>
                <w:bCs/>
                <w:color w:val="7D4706"/>
                <w:sz w:val="20"/>
                <w:szCs w:val="20"/>
              </w:rPr>
              <w:t>⚠  Mandatory Disclaimer (Approach 2)</w:t>
            </w:r>
          </w:p>
          <w:p w14:paraId="48F3726A" w14:textId="77777777" w:rsidR="00B609FF" w:rsidRDefault="00000000">
            <w:r>
              <w:rPr>
                <w:i/>
                <w:iCs/>
                <w:color w:val="7D4706"/>
                <w:sz w:val="21"/>
                <w:szCs w:val="21"/>
              </w:rPr>
              <w:t>"This contract shall become effective only upon the customer going live and once the subscription payment is successfully completed."</w:t>
            </w:r>
          </w:p>
        </w:tc>
      </w:tr>
    </w:tbl>
    <w:p w14:paraId="4A45048B" w14:textId="77777777" w:rsidR="00B609FF" w:rsidRDefault="00B609FF">
      <w:pPr>
        <w:spacing w:before="80"/>
      </w:pPr>
    </w:p>
    <w:p w14:paraId="54CC34FE" w14:textId="77777777" w:rsidR="00B609FF" w:rsidRDefault="00000000">
      <w:pPr>
        <w:pStyle w:val="ListParagraph"/>
        <w:numPr>
          <w:ilvl w:val="0"/>
          <w:numId w:val="2"/>
        </w:numPr>
        <w:spacing w:before="40" w:after="40"/>
      </w:pPr>
      <w:r>
        <w:rPr>
          <w:color w:val="222222"/>
        </w:rPr>
        <w:t>Override option is available for authorised Contract Team users only</w:t>
      </w:r>
    </w:p>
    <w:p w14:paraId="3919CEB6" w14:textId="77777777" w:rsidR="00B609FF" w:rsidRDefault="00000000">
      <w:pPr>
        <w:pStyle w:val="ListParagraph"/>
        <w:numPr>
          <w:ilvl w:val="0"/>
          <w:numId w:val="2"/>
        </w:numPr>
        <w:spacing w:before="40" w:after="40"/>
      </w:pPr>
      <w:r>
        <w:rPr>
          <w:color w:val="222222"/>
        </w:rPr>
        <w:t>All override actions are recorded in the audit log</w:t>
      </w:r>
    </w:p>
    <w:p w14:paraId="2E1BFF2C" w14:textId="77777777" w:rsidR="00B609FF" w:rsidRDefault="00B609FF">
      <w:pPr>
        <w:spacing w:before="120"/>
      </w:pPr>
    </w:p>
    <w:p w14:paraId="031919C6" w14:textId="18675EBB" w:rsidR="00B609FF" w:rsidRDefault="00631D5A">
      <w:pPr>
        <w:pStyle w:val="Heading2"/>
      </w:pPr>
      <w:r>
        <w:t>6.1 Internal Notifications on Contract Dispatch</w:t>
      </w:r>
    </w:p>
    <w:p w14:paraId="74FE6BC9" w14:textId="77777777" w:rsidR="00B609FF" w:rsidRDefault="00000000">
      <w:pPr>
        <w:spacing w:before="60" w:after="80"/>
      </w:pPr>
      <w:r>
        <w:rPr>
          <w:color w:val="222222"/>
        </w:rPr>
        <w:t>When a contract is ready to be sent, the system dispatches notifications to all required internal stakeholders and updates the contract status.</w:t>
      </w:r>
    </w:p>
    <w:p w14:paraId="5F79FA54" w14:textId="77777777" w:rsidR="00B609FF" w:rsidRDefault="00B609F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60"/>
        <w:gridCol w:w="2400"/>
      </w:tblGrid>
      <w:tr w:rsidR="00B609FF" w14:paraId="7FAE394A" w14:textId="77777777">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85401B" w14:textId="77777777" w:rsidR="00B609FF" w:rsidRDefault="00000000">
            <w:r>
              <w:rPr>
                <w:b/>
                <w:bCs/>
                <w:color w:val="FFFFFF"/>
                <w:sz w:val="20"/>
                <w:szCs w:val="20"/>
              </w:rPr>
              <w:t>Event</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F9329C" w14:textId="77777777" w:rsidR="00B609FF" w:rsidRDefault="00000000">
            <w:r>
              <w:rPr>
                <w:b/>
                <w:bCs/>
                <w:color w:val="FFFFFF"/>
                <w:sz w:val="20"/>
                <w:szCs w:val="20"/>
              </w:rPr>
              <w:t>Recipient(s)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176C9A" w14:textId="77777777" w:rsidR="00B609FF" w:rsidRDefault="00000000">
            <w:r>
              <w:rPr>
                <w:b/>
                <w:bCs/>
                <w:color w:val="FFFFFF"/>
                <w:sz w:val="20"/>
                <w:szCs w:val="20"/>
              </w:rPr>
              <w:t>Channel</w:t>
            </w:r>
          </w:p>
        </w:tc>
      </w:tr>
      <w:tr w:rsidR="00B609FF" w14:paraId="3048DA1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8DAEB" w14:textId="77777777" w:rsidR="00B609FF" w:rsidRDefault="00000000">
            <w:r>
              <w:rPr>
                <w:color w:val="222222"/>
                <w:sz w:val="20"/>
                <w:szCs w:val="20"/>
              </w:rPr>
              <w:t>Contract to be sent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36021" w14:textId="77777777" w:rsidR="00B609FF" w:rsidRDefault="00000000">
            <w:r>
              <w:rPr>
                <w:color w:val="222222"/>
                <w:sz w:val="20"/>
                <w:szCs w:val="20"/>
              </w:rPr>
              <w:t>Contract Team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BCE5E" w14:textId="77777777" w:rsidR="00B609FF" w:rsidRDefault="00000000">
            <w:r>
              <w:rPr>
                <w:color w:val="222222"/>
                <w:sz w:val="20"/>
                <w:szCs w:val="20"/>
              </w:rPr>
              <w:t>Portal + Email</w:t>
            </w:r>
          </w:p>
        </w:tc>
      </w:tr>
      <w:tr w:rsidR="00B609FF" w14:paraId="3D3A4416"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E2A9FF" w14:textId="77777777" w:rsidR="00B609FF" w:rsidRDefault="00000000">
            <w:r>
              <w:rPr>
                <w:color w:val="222222"/>
                <w:sz w:val="20"/>
                <w:szCs w:val="20"/>
              </w:rPr>
              <w:t>Contract to be sent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08417" w14:textId="77777777" w:rsidR="00B609FF" w:rsidRDefault="00000000">
            <w:r>
              <w:rPr>
                <w:color w:val="222222"/>
                <w:sz w:val="20"/>
                <w:szCs w:val="20"/>
              </w:rPr>
              <w:t>Sales Team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821ED" w14:textId="77777777" w:rsidR="00B609FF" w:rsidRDefault="00000000">
            <w:r>
              <w:rPr>
                <w:color w:val="222222"/>
                <w:sz w:val="20"/>
                <w:szCs w:val="20"/>
              </w:rPr>
              <w:t>Email</w:t>
            </w:r>
          </w:p>
        </w:tc>
      </w:tr>
      <w:tr w:rsidR="00B609FF" w14:paraId="07EE851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2C24D" w14:textId="77777777" w:rsidR="00B609FF" w:rsidRDefault="00000000">
            <w:r>
              <w:rPr>
                <w:color w:val="222222"/>
                <w:sz w:val="20"/>
                <w:szCs w:val="20"/>
              </w:rPr>
              <w:lastRenderedPageBreak/>
              <w:t>Contract to be sent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4FAA9" w14:textId="77777777" w:rsidR="00B609FF" w:rsidRDefault="00000000">
            <w:r>
              <w:rPr>
                <w:color w:val="222222"/>
                <w:sz w:val="20"/>
                <w:szCs w:val="20"/>
              </w:rPr>
              <w:t>Operations Team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0F471" w14:textId="77777777" w:rsidR="00B609FF" w:rsidRDefault="00000000">
            <w:r>
              <w:rPr>
                <w:color w:val="222222"/>
                <w:sz w:val="20"/>
                <w:szCs w:val="20"/>
              </w:rPr>
              <w:t>Email</w:t>
            </w:r>
          </w:p>
        </w:tc>
      </w:tr>
      <w:tr w:rsidR="00B609FF" w14:paraId="533AAD1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4AEBA" w14:textId="77777777" w:rsidR="00B609FF" w:rsidRDefault="00000000">
            <w:r>
              <w:rPr>
                <w:color w:val="222222"/>
                <w:sz w:val="20"/>
                <w:szCs w:val="20"/>
              </w:rPr>
              <w:t>Contract to be sent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5FFA92" w14:textId="77777777" w:rsidR="00B609FF" w:rsidRDefault="00000000">
            <w:r>
              <w:rPr>
                <w:color w:val="222222"/>
                <w:sz w:val="20"/>
                <w:szCs w:val="20"/>
              </w:rPr>
              <w:t>Accounts Team (optional)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CAD8C" w14:textId="77777777" w:rsidR="00B609FF" w:rsidRDefault="00000000">
            <w:r>
              <w:rPr>
                <w:color w:val="222222"/>
                <w:sz w:val="20"/>
                <w:szCs w:val="20"/>
              </w:rPr>
              <w:t>Email</w:t>
            </w:r>
          </w:p>
        </w:tc>
      </w:tr>
      <w:tr w:rsidR="00B609FF" w14:paraId="51F867E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F7EBD" w14:textId="77777777" w:rsidR="00B609FF" w:rsidRDefault="00000000">
            <w:r>
              <w:rPr>
                <w:color w:val="222222"/>
                <w:sz w:val="20"/>
                <w:szCs w:val="20"/>
              </w:rPr>
              <w:t>Contract Sent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DC64B" w14:textId="77777777" w:rsidR="00B609FF" w:rsidRDefault="00000000">
            <w:r>
              <w:rPr>
                <w:color w:val="222222"/>
                <w:sz w:val="20"/>
                <w:szCs w:val="20"/>
              </w:rPr>
              <w:t>Customer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CF679" w14:textId="77777777" w:rsidR="00B609FF" w:rsidRDefault="00000000">
            <w:r>
              <w:rPr>
                <w:color w:val="222222"/>
                <w:sz w:val="20"/>
                <w:szCs w:val="20"/>
              </w:rPr>
              <w:t>Email + Portal</w:t>
            </w:r>
          </w:p>
        </w:tc>
      </w:tr>
    </w:tbl>
    <w:p w14:paraId="41B62078" w14:textId="77777777" w:rsidR="00B609FF" w:rsidRDefault="00B609FF">
      <w:pPr>
        <w:spacing w:before="160"/>
      </w:pPr>
    </w:p>
    <w:p w14:paraId="03086D7F" w14:textId="77777777" w:rsidR="00B609FF" w:rsidRDefault="00000000">
      <w:pPr>
        <w:pStyle w:val="Heading1"/>
        <w:pBdr>
          <w:bottom w:val="single" w:sz="6" w:space="4" w:color="2E75B6"/>
        </w:pBdr>
      </w:pPr>
      <w:r>
        <w:t>7.  Contract Signing</w:t>
      </w:r>
    </w:p>
    <w:p w14:paraId="755D42B4" w14:textId="77777777" w:rsidR="00B609FF" w:rsidRDefault="00000000">
      <w:pPr>
        <w:spacing w:before="60" w:after="80"/>
      </w:pPr>
      <w:r>
        <w:rPr>
          <w:color w:val="222222"/>
        </w:rPr>
        <w:t>Once the contract is dispatched, the customer receives a secure link to review and digitally sign the agreement.</w:t>
      </w:r>
    </w:p>
    <w:p w14:paraId="15D4DB9F" w14:textId="77777777" w:rsidR="00B609FF" w:rsidRDefault="00B609FF">
      <w:pPr>
        <w:spacing w:before="60"/>
      </w:pPr>
    </w:p>
    <w:p w14:paraId="21FA2048" w14:textId="77777777" w:rsidR="00B609FF" w:rsidRDefault="00000000">
      <w:pPr>
        <w:spacing w:before="80" w:after="80"/>
      </w:pPr>
      <w:r>
        <w:rPr>
          <w:b/>
          <w:bCs/>
          <w:caps/>
          <w:color w:val="555555"/>
          <w:sz w:val="20"/>
          <w:szCs w:val="20"/>
        </w:rPr>
        <w:t>Customer Experience</w:t>
      </w:r>
    </w:p>
    <w:p w14:paraId="13B52281" w14:textId="77777777" w:rsidR="00B609FF" w:rsidRDefault="00000000">
      <w:pPr>
        <w:pStyle w:val="ListParagraph"/>
        <w:numPr>
          <w:ilvl w:val="0"/>
          <w:numId w:val="2"/>
        </w:numPr>
        <w:spacing w:before="40" w:after="40"/>
      </w:pPr>
      <w:r>
        <w:rPr>
          <w:color w:val="222222"/>
        </w:rPr>
        <w:t>Customer receives a secure signing link via email</w:t>
      </w:r>
    </w:p>
    <w:p w14:paraId="26F9791E" w14:textId="77777777" w:rsidR="00B609FF" w:rsidRDefault="00000000">
      <w:pPr>
        <w:pStyle w:val="ListParagraph"/>
        <w:numPr>
          <w:ilvl w:val="0"/>
          <w:numId w:val="2"/>
        </w:numPr>
        <w:spacing w:before="40" w:after="40"/>
      </w:pPr>
      <w:r>
        <w:rPr>
          <w:color w:val="222222"/>
        </w:rPr>
        <w:t>Customer reviews the contract including any customer-specific amendments</w:t>
      </w:r>
    </w:p>
    <w:p w14:paraId="4BA84DF6" w14:textId="77777777" w:rsidR="00B609FF" w:rsidRDefault="00000000">
      <w:pPr>
        <w:pStyle w:val="ListParagraph"/>
        <w:numPr>
          <w:ilvl w:val="0"/>
          <w:numId w:val="2"/>
        </w:numPr>
        <w:spacing w:before="40" w:after="40"/>
      </w:pPr>
      <w:r>
        <w:rPr>
          <w:color w:val="222222"/>
        </w:rPr>
        <w:t>Customer applies a digital signature</w:t>
      </w:r>
    </w:p>
    <w:p w14:paraId="12C3BCF2" w14:textId="77777777" w:rsidR="00B609FF" w:rsidRDefault="00B609FF">
      <w:pPr>
        <w:spacing w:before="80"/>
      </w:pPr>
    </w:p>
    <w:p w14:paraId="7A345CF0" w14:textId="77777777" w:rsidR="00B609FF" w:rsidRDefault="00000000">
      <w:pPr>
        <w:spacing w:before="80" w:after="80"/>
      </w:pPr>
      <w:r>
        <w:rPr>
          <w:b/>
          <w:bCs/>
          <w:caps/>
          <w:color w:val="555555"/>
          <w:sz w:val="20"/>
          <w:szCs w:val="20"/>
        </w:rPr>
        <w:t>System Actions After Signing</w:t>
      </w:r>
    </w:p>
    <w:p w14:paraId="45DE58E6" w14:textId="77777777" w:rsidR="00B609FF" w:rsidRDefault="00000000">
      <w:pPr>
        <w:pStyle w:val="ListParagraph"/>
        <w:numPr>
          <w:ilvl w:val="0"/>
          <w:numId w:val="2"/>
        </w:numPr>
        <w:spacing w:before="40" w:after="40"/>
      </w:pPr>
      <w:r>
        <w:rPr>
          <w:color w:val="222222"/>
        </w:rPr>
        <w:t>Contract status updated to Contract Signed</w:t>
      </w:r>
    </w:p>
    <w:p w14:paraId="7E05572D" w14:textId="77777777" w:rsidR="00B609FF" w:rsidRDefault="00000000">
      <w:pPr>
        <w:pStyle w:val="ListParagraph"/>
        <w:numPr>
          <w:ilvl w:val="0"/>
          <w:numId w:val="2"/>
        </w:numPr>
        <w:spacing w:before="40" w:after="40"/>
      </w:pPr>
      <w:r>
        <w:rPr>
          <w:color w:val="222222"/>
        </w:rPr>
        <w:t>Signed contract displayed in the Customer Dashboard for future reference</w:t>
      </w:r>
    </w:p>
    <w:p w14:paraId="2DEE6192" w14:textId="77777777" w:rsidR="00B609FF" w:rsidRDefault="00000000">
      <w:pPr>
        <w:pStyle w:val="ListParagraph"/>
        <w:numPr>
          <w:ilvl w:val="0"/>
          <w:numId w:val="2"/>
        </w:numPr>
        <w:spacing w:before="40" w:after="40"/>
      </w:pPr>
      <w:r>
        <w:rPr>
          <w:color w:val="222222"/>
        </w:rPr>
        <w:t>Internal stakeholders (Contract Team, Sales, Operations) notified</w:t>
      </w:r>
    </w:p>
    <w:p w14:paraId="2D21DA35" w14:textId="77777777" w:rsidR="00B609FF" w:rsidRDefault="00000000">
      <w:pPr>
        <w:pStyle w:val="ListParagraph"/>
        <w:numPr>
          <w:ilvl w:val="0"/>
          <w:numId w:val="2"/>
        </w:numPr>
        <w:spacing w:before="40" w:after="40"/>
      </w:pPr>
      <w:r>
        <w:rPr>
          <w:color w:val="222222"/>
        </w:rPr>
        <w:t>Audit trail entry created with signing timestamp</w:t>
      </w:r>
    </w:p>
    <w:p w14:paraId="06BCF7A1" w14:textId="77777777" w:rsidR="00B609FF" w:rsidRDefault="00B609F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9FF" w14:paraId="01E5CAB4" w14:textId="77777777">
        <w:tc>
          <w:tcPr>
            <w:tcW w:w="2200" w:type="dxa"/>
            <w:tcBorders>
              <w:top w:val="none" w:sz="0" w:space="0" w:color="FFFFFF"/>
              <w:left w:val="none" w:sz="0" w:space="0" w:color="FFFFFF"/>
              <w:bottom w:val="none" w:sz="0" w:space="0" w:color="FFFFFF"/>
              <w:right w:val="none" w:sz="0" w:space="0" w:color="FFFFFF"/>
            </w:tcBorders>
            <w:shd w:val="clear" w:color="auto" w:fill="E2EFDA"/>
            <w:tcMar>
              <w:top w:w="60" w:type="dxa"/>
              <w:left w:w="120" w:type="dxa"/>
              <w:bottom w:w="60" w:type="dxa"/>
              <w:right w:w="120" w:type="dxa"/>
            </w:tcMar>
          </w:tcPr>
          <w:p w14:paraId="1A747CD6" w14:textId="77777777" w:rsidR="00B609FF" w:rsidRDefault="00000000">
            <w:pPr>
              <w:jc w:val="center"/>
            </w:pPr>
            <w:r>
              <w:rPr>
                <w:b/>
                <w:bCs/>
                <w:color w:val="375623"/>
                <w:sz w:val="18"/>
                <w:szCs w:val="18"/>
              </w:rPr>
              <w:t>Contract Signed</w:t>
            </w:r>
          </w:p>
        </w:tc>
      </w:tr>
    </w:tbl>
    <w:p w14:paraId="679E0E44" w14:textId="77777777" w:rsidR="00B609FF" w:rsidRDefault="00B609FF">
      <w:pPr>
        <w:spacing w:before="160"/>
      </w:pPr>
    </w:p>
    <w:p w14:paraId="35962D5C" w14:textId="77777777" w:rsidR="00B609FF" w:rsidRDefault="00000000">
      <w:pPr>
        <w:pStyle w:val="Heading1"/>
        <w:pBdr>
          <w:bottom w:val="single" w:sz="6" w:space="4" w:color="2E75B6"/>
        </w:pBdr>
      </w:pPr>
      <w:r>
        <w:t>8.  Contract Termination</w:t>
      </w:r>
    </w:p>
    <w:p w14:paraId="5D56E70E" w14:textId="2011EF23" w:rsidR="00B609FF" w:rsidRDefault="00631D5A">
      <w:pPr>
        <w:pStyle w:val="Heading2"/>
      </w:pPr>
      <w:r>
        <w:t>8.1 Termination Request – Customer Action</w:t>
      </w:r>
    </w:p>
    <w:p w14:paraId="69EAEC9C" w14:textId="77777777" w:rsidR="00B609FF" w:rsidRDefault="00000000">
      <w:pPr>
        <w:spacing w:before="60" w:after="80"/>
      </w:pPr>
      <w:r>
        <w:rPr>
          <w:color w:val="222222"/>
        </w:rPr>
        <w:t>Customers may submit a contract termination request directly through the Customer Dashboard. The request is routed to the Contract Team for review.</w:t>
      </w:r>
    </w:p>
    <w:p w14:paraId="7484056B" w14:textId="77777777" w:rsidR="00B609FF" w:rsidRDefault="00B609FF">
      <w:pPr>
        <w:spacing w:before="60"/>
      </w:pPr>
    </w:p>
    <w:p w14:paraId="07D0D788" w14:textId="77777777" w:rsidR="00B609FF" w:rsidRDefault="00000000">
      <w:pPr>
        <w:spacing w:before="80" w:after="80"/>
      </w:pPr>
      <w:r>
        <w:rPr>
          <w:b/>
          <w:bCs/>
          <w:caps/>
          <w:color w:val="555555"/>
          <w:sz w:val="20"/>
          <w:szCs w:val="20"/>
        </w:rPr>
        <w:t>System Actions on Request</w:t>
      </w:r>
    </w:p>
    <w:p w14:paraId="71E9210B" w14:textId="77777777" w:rsidR="00B609FF" w:rsidRDefault="00000000">
      <w:pPr>
        <w:pStyle w:val="ListParagraph"/>
        <w:numPr>
          <w:ilvl w:val="0"/>
          <w:numId w:val="2"/>
        </w:numPr>
        <w:spacing w:before="40" w:after="40"/>
      </w:pPr>
      <w:r>
        <w:rPr>
          <w:color w:val="222222"/>
        </w:rPr>
        <w:t>Notify Contract Team of incoming termination request</w:t>
      </w:r>
    </w:p>
    <w:p w14:paraId="17A59C62" w14:textId="77777777" w:rsidR="00B609FF" w:rsidRDefault="00000000">
      <w:pPr>
        <w:pStyle w:val="ListParagraph"/>
        <w:numPr>
          <w:ilvl w:val="0"/>
          <w:numId w:val="2"/>
        </w:numPr>
        <w:spacing w:before="40" w:after="40"/>
      </w:pPr>
      <w:r>
        <w:rPr>
          <w:color w:val="222222"/>
        </w:rPr>
        <w:t>Create a termination request ticket in the internal system</w:t>
      </w:r>
    </w:p>
    <w:p w14:paraId="476D18F8" w14:textId="77777777" w:rsidR="00B609FF" w:rsidRDefault="00000000">
      <w:pPr>
        <w:pStyle w:val="ListParagraph"/>
        <w:numPr>
          <w:ilvl w:val="0"/>
          <w:numId w:val="2"/>
        </w:numPr>
        <w:spacing w:before="40" w:after="40"/>
      </w:pPr>
      <w:r>
        <w:rPr>
          <w:color w:val="222222"/>
        </w:rPr>
        <w:t>Update contract status to Termination Requested</w:t>
      </w:r>
    </w:p>
    <w:p w14:paraId="3F63B2DE" w14:textId="77777777" w:rsidR="00B609FF" w:rsidRDefault="00B609F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9FF" w14:paraId="7FEB81C1" w14:textId="77777777">
        <w:tc>
          <w:tcPr>
            <w:tcW w:w="2200" w:type="dxa"/>
            <w:tcBorders>
              <w:top w:val="none" w:sz="0" w:space="0" w:color="FFFFFF"/>
              <w:left w:val="none" w:sz="0" w:space="0" w:color="FFFFFF"/>
              <w:bottom w:val="none" w:sz="0" w:space="0" w:color="FFFFFF"/>
              <w:right w:val="none" w:sz="0" w:space="0" w:color="FFFFFF"/>
            </w:tcBorders>
            <w:shd w:val="clear" w:color="auto" w:fill="FCE4D6"/>
            <w:tcMar>
              <w:top w:w="60" w:type="dxa"/>
              <w:left w:w="120" w:type="dxa"/>
              <w:bottom w:w="60" w:type="dxa"/>
              <w:right w:w="120" w:type="dxa"/>
            </w:tcMar>
          </w:tcPr>
          <w:p w14:paraId="6ED1C124" w14:textId="77777777" w:rsidR="00B609FF" w:rsidRDefault="00000000">
            <w:pPr>
              <w:jc w:val="center"/>
            </w:pPr>
            <w:r>
              <w:rPr>
                <w:b/>
                <w:bCs/>
                <w:color w:val="843C0C"/>
                <w:sz w:val="18"/>
                <w:szCs w:val="18"/>
              </w:rPr>
              <w:t>Termination Requested</w:t>
            </w:r>
          </w:p>
        </w:tc>
      </w:tr>
    </w:tbl>
    <w:p w14:paraId="08DDB6BD" w14:textId="77777777" w:rsidR="00B609FF" w:rsidRDefault="00B609FF">
      <w:pPr>
        <w:spacing w:before="120"/>
      </w:pPr>
    </w:p>
    <w:p w14:paraId="3CB81A3F" w14:textId="5A73B349" w:rsidR="00B609FF" w:rsidRDefault="00631D5A">
      <w:pPr>
        <w:pStyle w:val="Heading2"/>
      </w:pPr>
      <w:r>
        <w:t>8.2 Termination Approval Workflow</w:t>
      </w:r>
    </w:p>
    <w:p w14:paraId="7DD3B574" w14:textId="77777777" w:rsidR="00B609FF" w:rsidRDefault="00000000">
      <w:pPr>
        <w:spacing w:before="60" w:after="80"/>
      </w:pPr>
      <w:r>
        <w:rPr>
          <w:color w:val="222222"/>
        </w:rPr>
        <w:lastRenderedPageBreak/>
        <w:t>The Contract Team reviews the request, verifies outstanding obligations, and approves or rejects the termination.</w:t>
      </w:r>
    </w:p>
    <w:p w14:paraId="1A110010" w14:textId="77777777" w:rsidR="00B609FF" w:rsidRDefault="00000000">
      <w:pPr>
        <w:spacing w:before="60" w:after="80"/>
        <w:rPr>
          <w:ins w:id="22" w:author="Claude" w:date="2025-01-01T00:00:00Z"/>
        </w:rPr>
      </w:pPr>
      <w:commentRangeStart w:id="23"/>
      <w:ins w:id="24" w:author="Claude" w:date="2025-01-01T00:00:00Z">
        <w:r>
          <w:rPr>
            <w:b/>
            <w:color w:val="222222"/>
          </w:rPr>
          <w:t>30-Day Notice Period:</w:t>
        </w:r>
        <w:r>
          <w:rPr>
            <w:color w:val="222222"/>
          </w:rPr>
          <w:t xml:space="preserve"> Upon raising a termination request, the system enforces a mandatory 30-day notice period before the Automated Termination Process is executed. The termination date is automatically calculated as Today + 30 days. An authorised Contract Team member may override the 30-day window with a custom date and must provide a documented justification. All override actions are recorded in the audit trail.</w:t>
        </w:r>
      </w:ins>
      <w:commentRangeEnd w:id="23"/>
      <w:r>
        <w:rPr>
          <w:rStyle w:val="CommentReference"/>
          <w:sz w:val="22"/>
          <w:szCs w:val="22"/>
        </w:rPr>
        <w:commentReference w:id="23"/>
      </w:r>
    </w:p>
    <w:p w14:paraId="3DE529CA" w14:textId="77777777" w:rsidR="00B609FF" w:rsidRDefault="00B609F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B609FF" w14:paraId="5AB507A5"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B80ED99" w14:textId="77777777" w:rsidR="00B609FF" w:rsidRDefault="00000000">
            <w:pPr>
              <w:jc w:val="center"/>
            </w:pPr>
            <w:r>
              <w:rPr>
                <w:b/>
                <w:bCs/>
                <w:color w:val="FFFFFF"/>
                <w:sz w:val="24"/>
                <w:szCs w:val="24"/>
              </w:rPr>
              <w:t>1</w:t>
            </w:r>
          </w:p>
        </w:tc>
        <w:tc>
          <w:tcPr>
            <w:tcW w:w="85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20" w:type="dxa"/>
            </w:tcMar>
          </w:tcPr>
          <w:p w14:paraId="3C27B770" w14:textId="77777777" w:rsidR="00B609FF" w:rsidRDefault="00000000">
            <w:r>
              <w:rPr>
                <w:color w:val="222222"/>
                <w:sz w:val="21"/>
                <w:szCs w:val="21"/>
              </w:rPr>
              <w:t>Contract Team reviews termination request and verifies pending obligations</w:t>
            </w:r>
          </w:p>
        </w:tc>
      </w:tr>
      <w:tr w:rsidR="00B609FF" w14:paraId="0201CC1C"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DF33B7A" w14:textId="77777777" w:rsidR="00B609FF" w:rsidRDefault="00000000">
            <w:pPr>
              <w:jc w:val="center"/>
            </w:pPr>
            <w:r>
              <w:rPr>
                <w:b/>
                <w:bCs/>
                <w:color w:val="FFFFFF"/>
                <w:sz w:val="24"/>
                <w:szCs w:val="24"/>
              </w:rPr>
              <w:t>2</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273D9ECC" w14:textId="77777777" w:rsidR="00B609FF" w:rsidRDefault="00000000">
            <w:r>
              <w:rPr>
                <w:color w:val="222222"/>
                <w:sz w:val="21"/>
                <w:szCs w:val="21"/>
              </w:rPr>
              <w:t>Contract Team approves or rejects the termination request</w:t>
            </w:r>
          </w:p>
        </w:tc>
      </w:tr>
      <w:tr w:rsidR="00B609FF" w14:paraId="3A44D489"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9FFF30A" w14:textId="77777777" w:rsidR="00B609FF" w:rsidRDefault="00000000">
            <w:pPr>
              <w:jc w:val="center"/>
            </w:pPr>
            <w:r>
              <w:rPr>
                <w:b/>
                <w:bCs/>
                <w:color w:val="FFFFFF"/>
                <w:sz w:val="24"/>
                <w:szCs w:val="24"/>
              </w:rPr>
              <w:t>3</w:t>
            </w:r>
          </w:p>
        </w:tc>
        <w:tc>
          <w:tcPr>
            <w:tcW w:w="85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20" w:type="dxa"/>
            </w:tcMar>
          </w:tcPr>
          <w:p w14:paraId="0B1B8833" w14:textId="77777777" w:rsidR="00B609FF" w:rsidRDefault="00000000">
            <w:r>
              <w:rPr>
                <w:color w:val="222222"/>
                <w:sz w:val="21"/>
                <w:szCs w:val="21"/>
              </w:rPr>
              <w:t>On approval: System sends email to customer with termination date, details, and data handover information</w:t>
            </w:r>
          </w:p>
        </w:tc>
      </w:tr>
      <w:tr w:rsidR="00B609FF" w14:paraId="04069B42"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D9A5499" w14:textId="77777777" w:rsidR="00B609FF" w:rsidRDefault="00000000">
            <w:pPr>
              <w:jc w:val="center"/>
            </w:pPr>
            <w:r>
              <w:rPr>
                <w:b/>
                <w:bCs/>
                <w:color w:val="FFFFFF"/>
                <w:sz w:val="24"/>
                <w:szCs w:val="24"/>
              </w:rPr>
              <w:t>4</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24AC60B4" w14:textId="77777777" w:rsidR="00B609FF" w:rsidRDefault="00000000">
            <w:r>
              <w:rPr>
                <w:color w:val="222222"/>
                <w:sz w:val="21"/>
                <w:szCs w:val="21"/>
              </w:rPr>
              <w:t>Contract status progresses through the termination lifecycle</w:t>
            </w:r>
          </w:p>
        </w:tc>
      </w:tr>
    </w:tbl>
    <w:p w14:paraId="0C7ED97E" w14:textId="77777777" w:rsidR="00B609FF" w:rsidRDefault="00B609FF">
      <w:pPr>
        <w:spacing w:before="80"/>
      </w:pPr>
    </w:p>
    <w:p w14:paraId="796A782F" w14:textId="77777777" w:rsidR="00B609FF" w:rsidRDefault="00000000">
      <w:pPr>
        <w:spacing w:before="80" w:after="80"/>
      </w:pPr>
      <w:r>
        <w:rPr>
          <w:b/>
          <w:bCs/>
          <w:caps/>
          <w:color w:val="555555"/>
          <w:sz w:val="20"/>
          <w:szCs w:val="20"/>
        </w:rPr>
        <w:t>Termination Status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5"/>
        <w:gridCol w:w="1806"/>
        <w:gridCol w:w="1871"/>
        <w:gridCol w:w="1891"/>
        <w:gridCol w:w="1897"/>
      </w:tblGrid>
      <w:tr w:rsidR="00B609FF" w14:paraId="1DDF053A" w14:textId="77777777">
        <w:tc>
          <w:tcPr>
            <w:tcW w:w="2200" w:type="dxa"/>
            <w:tcBorders>
              <w:top w:val="none" w:sz="0" w:space="0" w:color="FFFFFF"/>
              <w:left w:val="none" w:sz="0" w:space="0" w:color="FFFFFF"/>
              <w:bottom w:val="none" w:sz="0" w:space="0" w:color="FFFFFF"/>
              <w:right w:val="none" w:sz="0" w:space="0" w:color="FFFFFF"/>
            </w:tcBorders>
            <w:shd w:val="clear" w:color="auto" w:fill="FCE4D6"/>
            <w:tcMar>
              <w:top w:w="60" w:type="dxa"/>
              <w:left w:w="120" w:type="dxa"/>
              <w:bottom w:w="60" w:type="dxa"/>
              <w:right w:w="120" w:type="dxa"/>
            </w:tcMar>
          </w:tcPr>
          <w:p w14:paraId="049192DF" w14:textId="77777777" w:rsidR="00B609FF" w:rsidRDefault="00000000">
            <w:pPr>
              <w:jc w:val="center"/>
            </w:pPr>
            <w:r>
              <w:rPr>
                <w:b/>
                <w:bCs/>
                <w:color w:val="843C0C"/>
                <w:sz w:val="18"/>
                <w:szCs w:val="18"/>
              </w:rPr>
              <w:t>Requested</w:t>
            </w:r>
          </w:p>
        </w:tc>
        <w:tc>
          <w:tcPr>
            <w:tcW w:w="2200" w:type="dxa"/>
            <w:tcBorders>
              <w:top w:val="none" w:sz="0" w:space="0" w:color="FFFFFF"/>
              <w:left w:val="none" w:sz="0" w:space="0" w:color="FFFFFF"/>
              <w:bottom w:val="none" w:sz="0" w:space="0" w:color="FFFFFF"/>
              <w:right w:val="none" w:sz="0" w:space="0" w:color="FFFFFF"/>
            </w:tcBorders>
            <w:shd w:val="clear" w:color="auto" w:fill="FFF2CC"/>
            <w:tcMar>
              <w:top w:w="60" w:type="dxa"/>
              <w:left w:w="120" w:type="dxa"/>
              <w:bottom w:w="60" w:type="dxa"/>
              <w:right w:w="120" w:type="dxa"/>
            </w:tcMar>
          </w:tcPr>
          <w:p w14:paraId="5FBC28C9" w14:textId="77777777" w:rsidR="00B609FF" w:rsidRDefault="00000000">
            <w:pPr>
              <w:jc w:val="center"/>
            </w:pPr>
            <w:r>
              <w:rPr>
                <w:b/>
                <w:bCs/>
                <w:color w:val="7D6608"/>
                <w:sz w:val="18"/>
                <w:szCs w:val="18"/>
              </w:rPr>
              <w:t>Under Review</w:t>
            </w:r>
          </w:p>
        </w:tc>
        <w:tc>
          <w:tcPr>
            <w:tcW w:w="2200" w:type="dxa"/>
            <w:tcBorders>
              <w:top w:val="none" w:sz="0" w:space="0" w:color="FFFFFF"/>
              <w:left w:val="none" w:sz="0" w:space="0" w:color="FFFFFF"/>
              <w:bottom w:val="none" w:sz="0" w:space="0" w:color="FFFFFF"/>
              <w:right w:val="none" w:sz="0" w:space="0" w:color="FFFFFF"/>
            </w:tcBorders>
            <w:shd w:val="clear" w:color="auto" w:fill="E2EFDA"/>
            <w:tcMar>
              <w:top w:w="60" w:type="dxa"/>
              <w:left w:w="120" w:type="dxa"/>
              <w:bottom w:w="60" w:type="dxa"/>
              <w:right w:w="120" w:type="dxa"/>
            </w:tcMar>
          </w:tcPr>
          <w:p w14:paraId="50759490" w14:textId="77777777" w:rsidR="00B609FF" w:rsidRDefault="00000000">
            <w:pPr>
              <w:jc w:val="center"/>
            </w:pPr>
            <w:r>
              <w:rPr>
                <w:b/>
                <w:bCs/>
                <w:color w:val="375623"/>
                <w:sz w:val="18"/>
                <w:szCs w:val="18"/>
              </w:rPr>
              <w:t>Approved</w:t>
            </w:r>
          </w:p>
        </w:tc>
        <w:tc>
          <w:tcPr>
            <w:tcW w:w="2200" w:type="dxa"/>
            <w:tcBorders>
              <w:top w:val="none" w:sz="0" w:space="0" w:color="FFFFFF"/>
              <w:left w:val="none" w:sz="0" w:space="0" w:color="FFFFFF"/>
              <w:bottom w:val="none" w:sz="0" w:space="0" w:color="FFFFFF"/>
              <w:right w:val="none" w:sz="0" w:space="0" w:color="FFFFFF"/>
            </w:tcBorders>
            <w:shd w:val="clear" w:color="auto" w:fill="D5E8F0"/>
            <w:tcMar>
              <w:top w:w="60" w:type="dxa"/>
              <w:left w:w="120" w:type="dxa"/>
              <w:bottom w:w="60" w:type="dxa"/>
              <w:right w:w="120" w:type="dxa"/>
            </w:tcMar>
          </w:tcPr>
          <w:p w14:paraId="49D14795" w14:textId="77777777" w:rsidR="00B609FF" w:rsidRDefault="00000000">
            <w:pPr>
              <w:jc w:val="center"/>
            </w:pPr>
            <w:r>
              <w:rPr>
                <w:b/>
                <w:bCs/>
                <w:color w:val="1F4E79"/>
                <w:sz w:val="18"/>
                <w:szCs w:val="18"/>
              </w:rPr>
              <w:t>Scheduled</w:t>
            </w:r>
          </w:p>
        </w:tc>
        <w:tc>
          <w:tcPr>
            <w:tcW w:w="2200" w:type="dxa"/>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7CB3EED9" w14:textId="77777777" w:rsidR="00B609FF" w:rsidRDefault="00000000">
            <w:pPr>
              <w:jc w:val="center"/>
            </w:pPr>
            <w:r>
              <w:rPr>
                <w:b/>
                <w:bCs/>
                <w:color w:val="444444"/>
                <w:sz w:val="18"/>
                <w:szCs w:val="18"/>
              </w:rPr>
              <w:t>Completed</w:t>
            </w:r>
          </w:p>
        </w:tc>
      </w:tr>
    </w:tbl>
    <w:p w14:paraId="0FD8486E" w14:textId="77777777" w:rsidR="00B609FF" w:rsidRDefault="00B609FF">
      <w:pPr>
        <w:spacing w:before="160"/>
      </w:pPr>
    </w:p>
    <w:p w14:paraId="7A432ADD" w14:textId="77777777" w:rsidR="00631D5A" w:rsidRDefault="00631D5A">
      <w:pPr>
        <w:pStyle w:val="Heading1"/>
        <w:pBdr>
          <w:bottom w:val="single" w:sz="6" w:space="4" w:color="2E75B6"/>
        </w:pBdr>
      </w:pPr>
    </w:p>
    <w:p w14:paraId="775F6CF0" w14:textId="23B1E24B" w:rsidR="00B609FF" w:rsidRDefault="00000000">
      <w:pPr>
        <w:pStyle w:val="Heading1"/>
        <w:pBdr>
          <w:bottom w:val="single" w:sz="6" w:space="4" w:color="2E75B6"/>
        </w:pBdr>
      </w:pPr>
      <w:r>
        <w:t>9.  Automated Termination Process</w:t>
      </w:r>
    </w:p>
    <w:p w14:paraId="22E3303F" w14:textId="77777777" w:rsidR="00B609FF" w:rsidRDefault="00000000">
      <w:pPr>
        <w:spacing w:before="60" w:after="80"/>
      </w:pPr>
      <w:r>
        <w:rPr>
          <w:color w:val="222222"/>
        </w:rPr>
        <w:t>On reaching the agreed termination date, the system automatically executes the following four steps without requiring manual intervention. All steps are logged in the audit trail.</w:t>
      </w:r>
    </w:p>
    <w:p w14:paraId="1A110011" w14:textId="77777777" w:rsidR="00B609FF" w:rsidRDefault="00000000">
      <w:pPr>
        <w:spacing w:before="60" w:after="80"/>
        <w:rPr>
          <w:ins w:id="25" w:author="Claude" w:date="2025-01-01T00:00:00Z"/>
        </w:rPr>
      </w:pPr>
      <w:commentRangeStart w:id="26"/>
      <w:ins w:id="27" w:author="Claude" w:date="2025-01-01T00:00:00Z">
        <w:r>
          <w:rPr>
            <w:b/>
            <w:color w:val="222222"/>
          </w:rPr>
          <w:t>Accounts Clearance Gate:</w:t>
        </w:r>
        <w:r>
          <w:rPr>
            <w:color w:val="222222"/>
          </w:rPr>
          <w:t xml:space="preserve"> Before the Automated Termination Process is triggered, the Accounts Team must provide explicit Accounts Clearance confirming all dues are settled. If the customer has any pending amount, the system blocks automated termination, raises an alert to the Contract Team, and sets the status to “Termination – Accounts Pending”. An authorised override option is available for exceptional cases; the override requires a reason to be recorded and is fully audit-logged.</w:t>
        </w:r>
      </w:ins>
      <w:commentRangeEnd w:id="26"/>
      <w:r>
        <w:rPr>
          <w:rStyle w:val="CommentReference"/>
          <w:sz w:val="22"/>
          <w:szCs w:val="22"/>
        </w:rPr>
        <w:commentReference w:id="26"/>
      </w:r>
    </w:p>
    <w:p w14:paraId="00BE9A83" w14:textId="77777777" w:rsidR="00B609FF" w:rsidRDefault="00B609F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B609FF" w14:paraId="70E7858B"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B3A3ADB" w14:textId="77777777" w:rsidR="00B609FF" w:rsidRDefault="00000000">
            <w:pPr>
              <w:jc w:val="center"/>
            </w:pPr>
            <w:r>
              <w:rPr>
                <w:b/>
                <w:bCs/>
                <w:color w:val="FFFFFF"/>
                <w:sz w:val="24"/>
                <w:szCs w:val="24"/>
              </w:rPr>
              <w:t>Step 1</w:t>
            </w:r>
          </w:p>
        </w:tc>
        <w:tc>
          <w:tcPr>
            <w:tcW w:w="85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20" w:type="dxa"/>
            </w:tcMar>
          </w:tcPr>
          <w:p w14:paraId="73F09DED" w14:textId="77777777" w:rsidR="00B609FF" w:rsidRDefault="00000000">
            <w:r>
              <w:rPr>
                <w:color w:val="222222"/>
                <w:sz w:val="21"/>
                <w:szCs w:val="21"/>
              </w:rPr>
              <w:t>DATA HANDOVER PREPARATION Gather all customer data files, compress into a ZIP archive, store to Blob Storage, and generate a time-limited secure download URL.</w:t>
            </w:r>
          </w:p>
        </w:tc>
      </w:tr>
      <w:tr w:rsidR="00B609FF" w14:paraId="2559CE03"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CFB1210" w14:textId="77777777" w:rsidR="00B609FF" w:rsidRDefault="00000000">
            <w:pPr>
              <w:jc w:val="center"/>
            </w:pPr>
            <w:r>
              <w:rPr>
                <w:b/>
                <w:bCs/>
                <w:color w:val="FFFFFF"/>
                <w:sz w:val="24"/>
                <w:szCs w:val="24"/>
              </w:rPr>
              <w:t>Step 2</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46F0F7A8" w14:textId="77777777" w:rsidR="00B609FF" w:rsidRDefault="00000000">
            <w:r>
              <w:rPr>
                <w:color w:val="222222"/>
                <w:sz w:val="21"/>
                <w:szCs w:val="21"/>
              </w:rPr>
              <w:t>DATABASE BACKUP &amp; CLEANUP Create a full backup of the customer database, store the backup to Blob Storage, and permanently delete the live customer database after successful backup verification.</w:t>
            </w:r>
          </w:p>
        </w:tc>
      </w:tr>
      <w:tr w:rsidR="00B609FF" w14:paraId="057BFDCF"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14104BD" w14:textId="77777777" w:rsidR="00B609FF" w:rsidRDefault="00000000">
            <w:pPr>
              <w:jc w:val="center"/>
            </w:pPr>
            <w:r>
              <w:rPr>
                <w:b/>
                <w:bCs/>
                <w:color w:val="FFFFFF"/>
                <w:sz w:val="24"/>
                <w:szCs w:val="24"/>
              </w:rPr>
              <w:t>Step 3</w:t>
            </w:r>
          </w:p>
        </w:tc>
        <w:tc>
          <w:tcPr>
            <w:tcW w:w="85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20" w:type="dxa"/>
            </w:tcMar>
          </w:tcPr>
          <w:p w14:paraId="365F6A41" w14:textId="77777777" w:rsidR="00B609FF" w:rsidRDefault="00000000">
            <w:r>
              <w:rPr>
                <w:color w:val="222222"/>
                <w:sz w:val="21"/>
                <w:szCs w:val="21"/>
              </w:rPr>
              <w:t>IIS APPLICATION DEACTIVATION Inactivate the customer-specific IIS application instance and stop all associated application services.</w:t>
            </w:r>
          </w:p>
        </w:tc>
      </w:tr>
      <w:tr w:rsidR="00B609FF" w14:paraId="772E0951"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0C4A400" w14:textId="77777777" w:rsidR="00B609FF" w:rsidRDefault="00000000">
            <w:pPr>
              <w:jc w:val="center"/>
            </w:pPr>
            <w:r>
              <w:rPr>
                <w:b/>
                <w:bCs/>
                <w:color w:val="FFFFFF"/>
                <w:sz w:val="24"/>
                <w:szCs w:val="24"/>
              </w:rPr>
              <w:t>Step 4</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12D45783" w14:textId="77777777" w:rsidR="00B609FF" w:rsidRDefault="00000000">
            <w:r>
              <w:rPr>
                <w:color w:val="222222"/>
                <w:sz w:val="21"/>
                <w:szCs w:val="21"/>
              </w:rPr>
              <w:t>CORE URL DEACTIVATION Disable the customer's domain or subdomain access and inactivate all core application URLs associated with the customer account.</w:t>
            </w:r>
          </w:p>
        </w:tc>
      </w:tr>
    </w:tbl>
    <w:p w14:paraId="3C284DC4" w14:textId="77777777" w:rsidR="00B609FF" w:rsidRDefault="00B609FF">
      <w:pPr>
        <w:spacing w:before="160"/>
      </w:pPr>
    </w:p>
    <w:p w14:paraId="713C38A2" w14:textId="77777777" w:rsidR="00B609FF" w:rsidRDefault="00000000">
      <w:pPr>
        <w:pStyle w:val="Heading1"/>
        <w:pBdr>
          <w:bottom w:val="single" w:sz="6" w:space="4" w:color="2E75B6"/>
        </w:pBdr>
      </w:pPr>
      <w:r>
        <w:t>10.  Accounts Settlement &amp; Data Handover</w:t>
      </w:r>
    </w:p>
    <w:p w14:paraId="2E55964A" w14:textId="3C69004C" w:rsidR="00B609FF" w:rsidRDefault="00631D5A">
      <w:pPr>
        <w:pStyle w:val="Heading2"/>
      </w:pPr>
      <w:r>
        <w:t>10.1 Settlement Clearance – Accounts Team</w:t>
      </w:r>
    </w:p>
    <w:p w14:paraId="24735D0A" w14:textId="77777777" w:rsidR="00B609FF" w:rsidRDefault="00000000">
      <w:pPr>
        <w:spacing w:before="60" w:after="80"/>
      </w:pPr>
      <w:r>
        <w:rPr>
          <w:color w:val="222222"/>
        </w:rPr>
        <w:t>Before the data handover email is sent to the customer, the Accounts Team must confirm that all pending dues and financial obligations have been settled.</w:t>
      </w:r>
    </w:p>
    <w:p w14:paraId="78C51F66" w14:textId="77777777" w:rsidR="00B609FF" w:rsidRDefault="00B609FF">
      <w:pPr>
        <w:spacing w:before="60"/>
      </w:pPr>
    </w:p>
    <w:p w14:paraId="3D5272EF" w14:textId="77777777" w:rsidR="00B609FF" w:rsidRDefault="00000000">
      <w:pPr>
        <w:spacing w:before="80" w:after="80"/>
      </w:pPr>
      <w:r>
        <w:rPr>
          <w:b/>
          <w:bCs/>
          <w:caps/>
          <w:color w:val="555555"/>
          <w:sz w:val="20"/>
          <w:szCs w:val="20"/>
        </w:rPr>
        <w:t>Accounts Team Actions</w:t>
      </w:r>
    </w:p>
    <w:p w14:paraId="1F0FFD70" w14:textId="77777777" w:rsidR="00B609FF" w:rsidRDefault="00000000">
      <w:pPr>
        <w:pStyle w:val="ListParagraph"/>
        <w:numPr>
          <w:ilvl w:val="0"/>
          <w:numId w:val="2"/>
        </w:numPr>
        <w:spacing w:before="40" w:after="40"/>
      </w:pPr>
      <w:r>
        <w:rPr>
          <w:color w:val="222222"/>
        </w:rPr>
        <w:t>Verify all pending invoices and outstanding dues</w:t>
      </w:r>
    </w:p>
    <w:p w14:paraId="437A7785" w14:textId="77777777" w:rsidR="00B609FF" w:rsidRDefault="00000000">
      <w:pPr>
        <w:pStyle w:val="ListParagraph"/>
        <w:numPr>
          <w:ilvl w:val="0"/>
          <w:numId w:val="2"/>
        </w:numPr>
        <w:spacing w:before="40" w:after="40"/>
      </w:pPr>
      <w:r>
        <w:rPr>
          <w:color w:val="222222"/>
        </w:rPr>
        <w:t>Approve settlement clearance in the portal</w:t>
      </w:r>
    </w:p>
    <w:p w14:paraId="4C480E3F" w14:textId="77777777" w:rsidR="00B609FF" w:rsidRDefault="00B609F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09FF" w14:paraId="7822E963" w14:textId="77777777">
        <w:tc>
          <w:tcPr>
            <w:tcW w:w="2200" w:type="dxa"/>
            <w:tcBorders>
              <w:top w:val="none" w:sz="0" w:space="0" w:color="FFFFFF"/>
              <w:left w:val="none" w:sz="0" w:space="0" w:color="FFFFFF"/>
              <w:bottom w:val="none" w:sz="0" w:space="0" w:color="FFFFFF"/>
              <w:right w:val="none" w:sz="0" w:space="0" w:color="FFFFFF"/>
            </w:tcBorders>
            <w:shd w:val="clear" w:color="auto" w:fill="FCE4D6"/>
            <w:tcMar>
              <w:top w:w="60" w:type="dxa"/>
              <w:left w:w="120" w:type="dxa"/>
              <w:bottom w:w="60" w:type="dxa"/>
              <w:right w:w="120" w:type="dxa"/>
            </w:tcMar>
          </w:tcPr>
          <w:p w14:paraId="03575411" w14:textId="77777777" w:rsidR="00B609FF" w:rsidRDefault="00000000">
            <w:pPr>
              <w:jc w:val="center"/>
            </w:pPr>
            <w:r>
              <w:rPr>
                <w:b/>
                <w:bCs/>
                <w:color w:val="843C0C"/>
                <w:sz w:val="18"/>
                <w:szCs w:val="18"/>
              </w:rPr>
              <w:t>Settlement Pending</w:t>
            </w:r>
          </w:p>
        </w:tc>
        <w:tc>
          <w:tcPr>
            <w:tcW w:w="2200" w:type="dxa"/>
            <w:tcBorders>
              <w:top w:val="none" w:sz="0" w:space="0" w:color="FFFFFF"/>
              <w:left w:val="none" w:sz="0" w:space="0" w:color="FFFFFF"/>
              <w:bottom w:val="none" w:sz="0" w:space="0" w:color="FFFFFF"/>
              <w:right w:val="none" w:sz="0" w:space="0" w:color="FFFFFF"/>
            </w:tcBorders>
            <w:shd w:val="clear" w:color="auto" w:fill="E2EFDA"/>
            <w:tcMar>
              <w:top w:w="60" w:type="dxa"/>
              <w:left w:w="120" w:type="dxa"/>
              <w:bottom w:w="60" w:type="dxa"/>
              <w:right w:w="120" w:type="dxa"/>
            </w:tcMar>
          </w:tcPr>
          <w:p w14:paraId="4840C719" w14:textId="77777777" w:rsidR="00B609FF" w:rsidRDefault="00000000">
            <w:pPr>
              <w:jc w:val="center"/>
            </w:pPr>
            <w:r>
              <w:rPr>
                <w:b/>
                <w:bCs/>
                <w:color w:val="375623"/>
                <w:sz w:val="18"/>
                <w:szCs w:val="18"/>
              </w:rPr>
              <w:t>Settlement Cleared</w:t>
            </w:r>
          </w:p>
        </w:tc>
      </w:tr>
    </w:tbl>
    <w:p w14:paraId="6E607CF7" w14:textId="77777777" w:rsidR="00B609FF" w:rsidRDefault="00B609FF">
      <w:pPr>
        <w:spacing w:before="120"/>
      </w:pPr>
    </w:p>
    <w:p w14:paraId="06A6EF45" w14:textId="7FD2B1CA" w:rsidR="00B609FF" w:rsidRDefault="00631D5A">
      <w:pPr>
        <w:pStyle w:val="Heading2"/>
      </w:pPr>
      <w:r>
        <w:t>10.2 Data Handover Email</w:t>
      </w:r>
    </w:p>
    <w:p w14:paraId="4D35CDF5" w14:textId="77777777" w:rsidR="00B609FF" w:rsidRDefault="00000000">
      <w:pPr>
        <w:spacing w:before="60" w:after="80"/>
      </w:pPr>
      <w:r>
        <w:rPr>
          <w:color w:val="222222"/>
        </w:rPr>
        <w:t>Once the Accounts Team approves settlement clearance, the system sends the data handover email to the customer.</w:t>
      </w:r>
    </w:p>
    <w:p w14:paraId="1A110040" w14:textId="77777777" w:rsidR="00B609FF" w:rsidRDefault="00000000">
      <w:pPr>
        <w:spacing w:before="60" w:after="80"/>
        <w:rPr>
          <w:ins w:id="28" w:author="Claude" w:date="2025-01-01T00:00:00Z"/>
        </w:rPr>
      </w:pPr>
      <w:commentRangeStart w:id="29"/>
      <w:ins w:id="30" w:author="Claude" w:date="2025-01-01T00:00:00Z">
        <w:r>
          <w:rPr>
            <w:b/>
            <w:color w:val="222222"/>
          </w:rPr>
          <w:t>Customer-Only Access Restriction:</w:t>
        </w:r>
        <w:r>
          <w:rPr>
            <w:color w:val="222222"/>
          </w:rPr>
          <w:t xml:space="preserve"> The data download link is exclusively for the customer. No internal user (Contract Team, Accounts Team, Sales, or Support) may open or utilise the link. The system must enforce customer-identity verification (e.g. OTP or registered email authentication) before permitting any download. Any internal access attempt must be blocked and recorded in the audit log as an access violation.</w:t>
        </w:r>
      </w:ins>
      <w:commentRangeEnd w:id="29"/>
      <w:r>
        <w:rPr>
          <w:rStyle w:val="CommentReference"/>
          <w:sz w:val="22"/>
          <w:szCs w:val="22"/>
        </w:rPr>
        <w:commentReference w:id="29"/>
      </w:r>
    </w:p>
    <w:p w14:paraId="242B0A12" w14:textId="77777777" w:rsidR="00B609FF" w:rsidRDefault="00B609FF">
      <w:pPr>
        <w:spacing w:before="60"/>
      </w:pPr>
    </w:p>
    <w:p w14:paraId="222E14C1" w14:textId="77777777" w:rsidR="00B609FF" w:rsidRDefault="00000000">
      <w:pPr>
        <w:spacing w:before="80" w:after="80"/>
      </w:pPr>
      <w:r>
        <w:rPr>
          <w:b/>
          <w:bCs/>
          <w:caps/>
          <w:color w:val="555555"/>
          <w:sz w:val="20"/>
          <w:szCs w:val="20"/>
        </w:rPr>
        <w:t>Email Content</w:t>
      </w:r>
    </w:p>
    <w:p w14:paraId="5CDEFD23" w14:textId="77777777" w:rsidR="00B609FF" w:rsidRDefault="00000000">
      <w:pPr>
        <w:pStyle w:val="ListParagraph"/>
        <w:numPr>
          <w:ilvl w:val="0"/>
          <w:numId w:val="2"/>
        </w:numPr>
        <w:spacing w:before="40" w:after="40"/>
      </w:pPr>
      <w:r>
        <w:rPr>
          <w:color w:val="222222"/>
        </w:rPr>
        <w:t>Secure download link for the customer's data ZIP archive</w:t>
      </w:r>
    </w:p>
    <w:p w14:paraId="71A21D6D" w14:textId="77777777" w:rsidR="00B609FF" w:rsidRDefault="00000000">
      <w:pPr>
        <w:pStyle w:val="ListParagraph"/>
        <w:numPr>
          <w:ilvl w:val="0"/>
          <w:numId w:val="2"/>
        </w:numPr>
        <w:spacing w:before="40" w:after="40"/>
      </w:pPr>
      <w:r>
        <w:rPr>
          <w:color w:val="222222"/>
        </w:rPr>
        <w:t>Link expiry date and time</w:t>
      </w:r>
    </w:p>
    <w:p w14:paraId="734FC625" w14:textId="77777777" w:rsidR="00B609FF" w:rsidRDefault="00000000">
      <w:pPr>
        <w:pStyle w:val="ListParagraph"/>
        <w:numPr>
          <w:ilvl w:val="0"/>
          <w:numId w:val="2"/>
        </w:numPr>
        <w:spacing w:before="40" w:after="40"/>
      </w:pPr>
      <w:r>
        <w:rPr>
          <w:color w:val="222222"/>
        </w:rPr>
        <w:t>Download instructions and support contact</w:t>
      </w:r>
    </w:p>
    <w:p w14:paraId="56717AD7" w14:textId="77777777" w:rsidR="00B609FF" w:rsidRDefault="00B609FF">
      <w:pPr>
        <w:spacing w:before="80"/>
      </w:pPr>
    </w:p>
    <w:p w14:paraId="5A827E9E" w14:textId="77777777" w:rsidR="00B609FF" w:rsidRDefault="00000000">
      <w:pPr>
        <w:pBdr>
          <w:left w:val="single" w:sz="12" w:space="8" w:color="2E75B6"/>
        </w:pBdr>
        <w:spacing w:before="80" w:after="80"/>
        <w:ind w:left="360"/>
      </w:pPr>
      <w:r>
        <w:rPr>
          <w:i/>
          <w:iCs/>
          <w:color w:val="1F4E79"/>
          <w:sz w:val="20"/>
          <w:szCs w:val="20"/>
        </w:rPr>
        <w:t>ℹ  The download link is time-limited. If the link expires before the customer downloads their data, the Accounts Team can regenerate and resend the link (see Section 11).</w:t>
      </w:r>
    </w:p>
    <w:p w14:paraId="5B405E8B" w14:textId="77777777" w:rsidR="00B609FF" w:rsidRDefault="00B609FF">
      <w:pPr>
        <w:spacing w:before="160"/>
      </w:pPr>
    </w:p>
    <w:p w14:paraId="4F77F0F5" w14:textId="77777777" w:rsidR="00B609FF" w:rsidRDefault="00000000">
      <w:pPr>
        <w:pStyle w:val="Heading1"/>
        <w:pBdr>
          <w:bottom w:val="single" w:sz="6" w:space="4" w:color="2E75B6"/>
        </w:pBdr>
      </w:pPr>
      <w:r>
        <w:t>11.  Resend Download Link Feature</w:t>
      </w:r>
    </w:p>
    <w:p w14:paraId="4763C783" w14:textId="77777777" w:rsidR="00B609FF" w:rsidRDefault="00000000">
      <w:pPr>
        <w:spacing w:before="60" w:after="80"/>
      </w:pPr>
      <w:r>
        <w:rPr>
          <w:color w:val="222222"/>
        </w:rPr>
        <w:t>To handle cases where the original download link has expired, the Accounts Team is provided a self-service feature to regenerate and resend the handover link.</w:t>
      </w:r>
    </w:p>
    <w:p w14:paraId="59E9C4A1" w14:textId="77777777" w:rsidR="00B609FF" w:rsidRDefault="00B609FF">
      <w:pPr>
        <w:spacing w:before="60"/>
      </w:pPr>
    </w:p>
    <w:p w14:paraId="78293EBC" w14:textId="77777777" w:rsidR="00B609FF" w:rsidRDefault="00000000">
      <w:pPr>
        <w:spacing w:before="80" w:after="80"/>
      </w:pPr>
      <w:r>
        <w:rPr>
          <w:b/>
          <w:bCs/>
          <w:caps/>
          <w:color w:val="555555"/>
          <w:sz w:val="20"/>
          <w:szCs w:val="20"/>
        </w:rPr>
        <w:t>Process</w:t>
      </w:r>
    </w:p>
    <w:p w14:paraId="6158A1DD" w14:textId="77777777" w:rsidR="00B609FF" w:rsidRDefault="00000000">
      <w:pPr>
        <w:pStyle w:val="ListParagraph"/>
        <w:numPr>
          <w:ilvl w:val="0"/>
          <w:numId w:val="3"/>
        </w:numPr>
        <w:spacing w:before="40" w:after="40"/>
      </w:pPr>
      <w:r>
        <w:rPr>
          <w:color w:val="222222"/>
        </w:rPr>
        <w:t>Accounts Team identifies the expired link in the customer's record</w:t>
      </w:r>
    </w:p>
    <w:p w14:paraId="204686F6" w14:textId="77777777" w:rsidR="00B609FF" w:rsidRDefault="00000000">
      <w:pPr>
        <w:pStyle w:val="ListParagraph"/>
        <w:numPr>
          <w:ilvl w:val="0"/>
          <w:numId w:val="3"/>
        </w:numPr>
        <w:spacing w:before="40" w:after="40"/>
      </w:pPr>
      <w:r>
        <w:rPr>
          <w:color w:val="222222"/>
        </w:rPr>
        <w:t>Accounts Team triggers "Resend Download Link" action in the portal</w:t>
      </w:r>
    </w:p>
    <w:p w14:paraId="4CB43F84" w14:textId="77777777" w:rsidR="00B609FF" w:rsidRDefault="00000000">
      <w:pPr>
        <w:pStyle w:val="ListParagraph"/>
        <w:numPr>
          <w:ilvl w:val="0"/>
          <w:numId w:val="3"/>
        </w:numPr>
        <w:spacing w:before="40" w:after="40"/>
      </w:pPr>
      <w:r>
        <w:rPr>
          <w:color w:val="222222"/>
        </w:rPr>
        <w:t>System generates a new secure token and a fresh time-limited URL</w:t>
      </w:r>
    </w:p>
    <w:p w14:paraId="39F594FA" w14:textId="77777777" w:rsidR="00B609FF" w:rsidRDefault="00000000">
      <w:pPr>
        <w:pStyle w:val="ListParagraph"/>
        <w:numPr>
          <w:ilvl w:val="0"/>
          <w:numId w:val="3"/>
        </w:numPr>
        <w:spacing w:before="40" w:after="40"/>
      </w:pPr>
      <w:r>
        <w:rPr>
          <w:color w:val="222222"/>
        </w:rPr>
        <w:lastRenderedPageBreak/>
        <w:t>Old link is automatically invalidated</w:t>
      </w:r>
    </w:p>
    <w:p w14:paraId="1D61157C" w14:textId="77777777" w:rsidR="00B609FF" w:rsidRDefault="00000000">
      <w:pPr>
        <w:pStyle w:val="ListParagraph"/>
        <w:numPr>
          <w:ilvl w:val="0"/>
          <w:numId w:val="3"/>
        </w:numPr>
        <w:spacing w:before="40" w:after="40"/>
      </w:pPr>
      <w:r>
        <w:rPr>
          <w:color w:val="222222"/>
        </w:rPr>
        <w:t>System sends the new data handover email to the customer</w:t>
      </w:r>
    </w:p>
    <w:p w14:paraId="308207A5" w14:textId="77777777" w:rsidR="00B609FF" w:rsidRDefault="00B609FF">
      <w:pPr>
        <w:spacing w:before="80"/>
      </w:pPr>
    </w:p>
    <w:p w14:paraId="076C175E" w14:textId="77777777" w:rsidR="00B609FF" w:rsidRDefault="00000000">
      <w:pPr>
        <w:spacing w:before="80" w:after="80"/>
      </w:pPr>
      <w:r>
        <w:rPr>
          <w:b/>
          <w:bCs/>
          <w:caps/>
          <w:color w:val="555555"/>
          <w:sz w:val="20"/>
          <w:szCs w:val="20"/>
        </w:rPr>
        <w:t>Security Controls</w:t>
      </w:r>
    </w:p>
    <w:p w14:paraId="58C91D21" w14:textId="77777777" w:rsidR="00B609FF" w:rsidRDefault="00000000">
      <w:pPr>
        <w:pStyle w:val="ListParagraph"/>
        <w:numPr>
          <w:ilvl w:val="0"/>
          <w:numId w:val="2"/>
        </w:numPr>
        <w:spacing w:before="40" w:after="40"/>
      </w:pPr>
      <w:r>
        <w:rPr>
          <w:color w:val="222222"/>
        </w:rPr>
        <w:t>Each resend action generates a brand-new token – old links cannot be reactivated</w:t>
      </w:r>
    </w:p>
    <w:p w14:paraId="366F6CBB" w14:textId="77777777" w:rsidR="00B609FF" w:rsidRDefault="00000000">
      <w:pPr>
        <w:pStyle w:val="ListParagraph"/>
        <w:numPr>
          <w:ilvl w:val="0"/>
          <w:numId w:val="2"/>
        </w:numPr>
        <w:spacing w:before="40" w:after="40"/>
      </w:pPr>
      <w:r>
        <w:rPr>
          <w:color w:val="222222"/>
        </w:rPr>
        <w:t>All resend actions are recorded in the audit log with the acting user and timestamp</w:t>
      </w:r>
    </w:p>
    <w:p w14:paraId="6BAB116E" w14:textId="77777777" w:rsidR="00B609FF" w:rsidRDefault="00000000">
      <w:pPr>
        <w:pStyle w:val="ListParagraph"/>
        <w:numPr>
          <w:ilvl w:val="0"/>
          <w:numId w:val="2"/>
        </w:numPr>
        <w:spacing w:before="40" w:after="40"/>
      </w:pPr>
      <w:r>
        <w:rPr>
          <w:color w:val="222222"/>
        </w:rPr>
        <w:t>Resend access is restricted to authorised Accounts Team members only</w:t>
      </w:r>
    </w:p>
    <w:p w14:paraId="1CC89E73" w14:textId="77777777" w:rsidR="00B609FF" w:rsidRDefault="00B609FF">
      <w:pPr>
        <w:spacing w:before="160"/>
      </w:pPr>
    </w:p>
    <w:p w14:paraId="5773746C" w14:textId="77777777" w:rsidR="00B609FF" w:rsidRDefault="00000000">
      <w:pPr>
        <w:pStyle w:val="Heading1"/>
        <w:pBdr>
          <w:bottom w:val="single" w:sz="6" w:space="4" w:color="2E75B6"/>
        </w:pBdr>
      </w:pPr>
      <w:r>
        <w:t>12.  Notifications Matrix</w:t>
      </w:r>
    </w:p>
    <w:p w14:paraId="03463A7D" w14:textId="77777777" w:rsidR="00B609FF" w:rsidRDefault="00B609F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60"/>
        <w:gridCol w:w="2400"/>
      </w:tblGrid>
      <w:tr w:rsidR="00B609FF" w14:paraId="228ACF8F" w14:textId="77777777">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3E8C6D" w14:textId="77777777" w:rsidR="00B609FF" w:rsidRDefault="00000000">
            <w:r>
              <w:rPr>
                <w:b/>
                <w:bCs/>
                <w:color w:val="FFFFFF"/>
                <w:sz w:val="20"/>
                <w:szCs w:val="20"/>
              </w:rPr>
              <w:t>Event</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9E0239" w14:textId="77777777" w:rsidR="00B609FF" w:rsidRDefault="00000000">
            <w:r>
              <w:rPr>
                <w:b/>
                <w:bCs/>
                <w:color w:val="FFFFFF"/>
                <w:sz w:val="20"/>
                <w:szCs w:val="20"/>
              </w:rPr>
              <w:t>Recipient(s)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C82046" w14:textId="77777777" w:rsidR="00B609FF" w:rsidRDefault="00000000">
            <w:r>
              <w:rPr>
                <w:b/>
                <w:bCs/>
                <w:color w:val="FFFFFF"/>
                <w:sz w:val="20"/>
                <w:szCs w:val="20"/>
              </w:rPr>
              <w:t>Channel</w:t>
            </w:r>
          </w:p>
        </w:tc>
      </w:tr>
      <w:tr w:rsidR="00B609FF" w14:paraId="07670F7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96848" w14:textId="77777777" w:rsidR="00B609FF" w:rsidRDefault="00000000">
            <w:r>
              <w:rPr>
                <w:color w:val="222222"/>
                <w:sz w:val="20"/>
                <w:szCs w:val="20"/>
              </w:rPr>
              <w:t>KYC Form Sent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26900" w14:textId="77777777" w:rsidR="00B609FF" w:rsidRDefault="00000000">
            <w:r>
              <w:rPr>
                <w:color w:val="222222"/>
                <w:sz w:val="20"/>
                <w:szCs w:val="20"/>
              </w:rPr>
              <w:t>Customer + Internal Users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2EC7B" w14:textId="77777777" w:rsidR="00B609FF" w:rsidRDefault="00000000">
            <w:r>
              <w:rPr>
                <w:color w:val="222222"/>
                <w:sz w:val="20"/>
                <w:szCs w:val="20"/>
              </w:rPr>
              <w:t>Email / WhatsApp</w:t>
            </w:r>
          </w:p>
        </w:tc>
      </w:tr>
      <w:tr w:rsidR="00B609FF" w14:paraId="49BBBDF8"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90779" w14:textId="77777777" w:rsidR="00B609FF" w:rsidRDefault="00000000">
            <w:r>
              <w:rPr>
                <w:color w:val="222222"/>
                <w:sz w:val="20"/>
                <w:szCs w:val="20"/>
              </w:rPr>
              <w:t>KYC Submitted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306C20" w14:textId="77777777" w:rsidR="00B609FF" w:rsidRDefault="00000000">
            <w:r>
              <w:rPr>
                <w:color w:val="222222"/>
                <w:sz w:val="20"/>
                <w:szCs w:val="20"/>
              </w:rPr>
              <w:t>Contract Team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0BFD2" w14:textId="77777777" w:rsidR="00B609FF" w:rsidRDefault="00000000">
            <w:r>
              <w:rPr>
                <w:color w:val="222222"/>
                <w:sz w:val="20"/>
                <w:szCs w:val="20"/>
              </w:rPr>
              <w:t>Portal + Email</w:t>
            </w:r>
          </w:p>
        </w:tc>
      </w:tr>
      <w:tr w:rsidR="00B609FF" w14:paraId="3336BB5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3B566" w14:textId="77777777" w:rsidR="00B609FF" w:rsidRDefault="00000000">
            <w:r>
              <w:rPr>
                <w:color w:val="222222"/>
                <w:sz w:val="20"/>
                <w:szCs w:val="20"/>
              </w:rPr>
              <w:t>KYC Approved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2EFE1" w14:textId="77777777" w:rsidR="00B609FF" w:rsidRDefault="00000000">
            <w:r>
              <w:rPr>
                <w:color w:val="222222"/>
                <w:sz w:val="20"/>
                <w:szCs w:val="20"/>
              </w:rPr>
              <w:t>Customer + Internal Users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9852C" w14:textId="77777777" w:rsidR="00B609FF" w:rsidRDefault="00000000">
            <w:r>
              <w:rPr>
                <w:color w:val="222222"/>
                <w:sz w:val="20"/>
                <w:szCs w:val="20"/>
              </w:rPr>
              <w:t>Email</w:t>
            </w:r>
          </w:p>
        </w:tc>
      </w:tr>
      <w:tr w:rsidR="00B609FF" w14:paraId="6D78210F"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D7741" w14:textId="77777777" w:rsidR="00B609FF" w:rsidRDefault="00000000">
            <w:r>
              <w:rPr>
                <w:color w:val="222222"/>
                <w:sz w:val="20"/>
                <w:szCs w:val="20"/>
              </w:rPr>
              <w:t>KYC Rejected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94EE79" w14:textId="77777777" w:rsidR="00B609FF" w:rsidRDefault="00000000">
            <w:r>
              <w:rPr>
                <w:color w:val="222222"/>
                <w:sz w:val="20"/>
                <w:szCs w:val="20"/>
              </w:rPr>
              <w:t>Customer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D8D72" w14:textId="77777777" w:rsidR="00B609FF" w:rsidRDefault="00000000">
            <w:r>
              <w:rPr>
                <w:color w:val="222222"/>
                <w:sz w:val="20"/>
                <w:szCs w:val="20"/>
              </w:rPr>
              <w:t>Email</w:t>
            </w:r>
          </w:p>
        </w:tc>
      </w:tr>
      <w:tr w:rsidR="00B609FF" w14:paraId="787B634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923B4" w14:textId="77777777" w:rsidR="00B609FF" w:rsidRDefault="00000000">
            <w:r>
              <w:rPr>
                <w:color w:val="222222"/>
                <w:sz w:val="20"/>
                <w:szCs w:val="20"/>
              </w:rPr>
              <w:t>Contract Ready to Send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B6F8D" w14:textId="77777777" w:rsidR="00B609FF" w:rsidRDefault="00000000">
            <w:r>
              <w:rPr>
                <w:color w:val="222222"/>
                <w:sz w:val="20"/>
                <w:szCs w:val="20"/>
              </w:rPr>
              <w:t>Internal Team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37925" w14:textId="77777777" w:rsidR="00B609FF" w:rsidRDefault="00000000">
            <w:r>
              <w:rPr>
                <w:color w:val="222222"/>
                <w:sz w:val="20"/>
                <w:szCs w:val="20"/>
              </w:rPr>
              <w:t>Portal + Email</w:t>
            </w:r>
          </w:p>
        </w:tc>
      </w:tr>
      <w:tr w:rsidR="00B609FF" w14:paraId="434DC3B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9C3E4F" w14:textId="77777777" w:rsidR="00B609FF" w:rsidRDefault="00000000">
            <w:r>
              <w:rPr>
                <w:color w:val="222222"/>
                <w:sz w:val="20"/>
                <w:szCs w:val="20"/>
              </w:rPr>
              <w:t>Contract Sent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F3A6E" w14:textId="77777777" w:rsidR="00B609FF" w:rsidRDefault="00000000">
            <w:r>
              <w:rPr>
                <w:color w:val="222222"/>
                <w:sz w:val="20"/>
                <w:szCs w:val="20"/>
              </w:rPr>
              <w:t>Customer + Internal Team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19714" w14:textId="77777777" w:rsidR="00B609FF" w:rsidRDefault="00000000">
            <w:r>
              <w:rPr>
                <w:color w:val="222222"/>
                <w:sz w:val="20"/>
                <w:szCs w:val="20"/>
              </w:rPr>
              <w:t>Email</w:t>
            </w:r>
          </w:p>
        </w:tc>
      </w:tr>
      <w:tr w:rsidR="00B609FF" w14:paraId="51CA327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92695" w14:textId="77777777" w:rsidR="00B609FF" w:rsidRDefault="00000000">
            <w:r>
              <w:rPr>
                <w:color w:val="222222"/>
                <w:sz w:val="20"/>
                <w:szCs w:val="20"/>
              </w:rPr>
              <w:t>Contract Signed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9EE56" w14:textId="77777777" w:rsidR="00B609FF" w:rsidRDefault="00000000">
            <w:r>
              <w:rPr>
                <w:color w:val="222222"/>
                <w:sz w:val="20"/>
                <w:szCs w:val="20"/>
              </w:rPr>
              <w:t>Internal Team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9024E" w14:textId="77777777" w:rsidR="00B609FF" w:rsidRDefault="00000000">
            <w:r>
              <w:rPr>
                <w:color w:val="222222"/>
                <w:sz w:val="20"/>
                <w:szCs w:val="20"/>
              </w:rPr>
              <w:t>Portal + Email</w:t>
            </w:r>
          </w:p>
        </w:tc>
      </w:tr>
      <w:tr w:rsidR="00B609FF" w14:paraId="7FBD875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FE28A" w14:textId="77777777" w:rsidR="00B609FF" w:rsidRDefault="00000000">
            <w:r>
              <w:rPr>
                <w:color w:val="222222"/>
                <w:sz w:val="20"/>
                <w:szCs w:val="20"/>
              </w:rPr>
              <w:t>Termination Requested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2AF02" w14:textId="77777777" w:rsidR="00B609FF" w:rsidRDefault="00000000">
            <w:r>
              <w:rPr>
                <w:color w:val="222222"/>
                <w:sz w:val="20"/>
                <w:szCs w:val="20"/>
              </w:rPr>
              <w:t>Contract Team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0C8A1" w14:textId="77777777" w:rsidR="00B609FF" w:rsidRDefault="00000000">
            <w:r>
              <w:rPr>
                <w:color w:val="222222"/>
                <w:sz w:val="20"/>
                <w:szCs w:val="20"/>
              </w:rPr>
              <w:t>Portal + Email</w:t>
            </w:r>
          </w:p>
        </w:tc>
      </w:tr>
      <w:tr w:rsidR="00B609FF" w14:paraId="1553983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E70BF" w14:textId="77777777" w:rsidR="00B609FF" w:rsidRDefault="00000000">
            <w:r>
              <w:rPr>
                <w:color w:val="222222"/>
                <w:sz w:val="20"/>
                <w:szCs w:val="20"/>
              </w:rPr>
              <w:t>Termination Approved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81C56" w14:textId="77777777" w:rsidR="00B609FF" w:rsidRDefault="00000000">
            <w:r>
              <w:rPr>
                <w:color w:val="222222"/>
                <w:sz w:val="20"/>
                <w:szCs w:val="20"/>
              </w:rPr>
              <w:t>Customer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3FDFD" w14:textId="77777777" w:rsidR="00B609FF" w:rsidRDefault="00000000">
            <w:r>
              <w:rPr>
                <w:color w:val="222222"/>
                <w:sz w:val="20"/>
                <w:szCs w:val="20"/>
              </w:rPr>
              <w:t>Email</w:t>
            </w:r>
          </w:p>
        </w:tc>
      </w:tr>
      <w:tr w:rsidR="00B609FF" w14:paraId="13FF147F"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376DB" w14:textId="77777777" w:rsidR="00B609FF" w:rsidRDefault="00000000">
            <w:r>
              <w:rPr>
                <w:color w:val="222222"/>
                <w:sz w:val="20"/>
                <w:szCs w:val="20"/>
              </w:rPr>
              <w:t>Settlement Cleared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39994" w14:textId="77777777" w:rsidR="00B609FF" w:rsidRDefault="00000000">
            <w:r>
              <w:rPr>
                <w:color w:val="222222"/>
                <w:sz w:val="20"/>
                <w:szCs w:val="20"/>
              </w:rPr>
              <w:t>Accounts Team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7C3CA" w14:textId="77777777" w:rsidR="00B609FF" w:rsidRDefault="00000000">
            <w:r>
              <w:rPr>
                <w:color w:val="222222"/>
                <w:sz w:val="20"/>
                <w:szCs w:val="20"/>
              </w:rPr>
              <w:t>Portal</w:t>
            </w:r>
          </w:p>
        </w:tc>
      </w:tr>
      <w:tr w:rsidR="00B609FF" w14:paraId="3D4C738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20635" w14:textId="77777777" w:rsidR="00B609FF" w:rsidRDefault="00000000">
            <w:r>
              <w:rPr>
                <w:color w:val="222222"/>
                <w:sz w:val="20"/>
                <w:szCs w:val="20"/>
              </w:rPr>
              <w:t>Data Handover Link Sent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4F054" w14:textId="77777777" w:rsidR="00B609FF" w:rsidRDefault="00000000">
            <w:r>
              <w:rPr>
                <w:color w:val="222222"/>
                <w:sz w:val="20"/>
                <w:szCs w:val="20"/>
              </w:rPr>
              <w:t>Customer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48E86" w14:textId="77777777" w:rsidR="00B609FF" w:rsidRDefault="00000000">
            <w:r>
              <w:rPr>
                <w:color w:val="222222"/>
                <w:sz w:val="20"/>
                <w:szCs w:val="20"/>
              </w:rPr>
              <w:t>Email</w:t>
            </w:r>
          </w:p>
        </w:tc>
      </w:tr>
      <w:tr w:rsidR="00B609FF" w14:paraId="5F9F0984"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83159" w14:textId="77777777" w:rsidR="00B609FF" w:rsidRDefault="00000000">
            <w:r>
              <w:rPr>
                <w:color w:val="222222"/>
                <w:sz w:val="20"/>
                <w:szCs w:val="20"/>
              </w:rPr>
              <w:t>Link Resent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9E51F" w14:textId="77777777" w:rsidR="00B609FF" w:rsidRDefault="00000000">
            <w:r>
              <w:rPr>
                <w:color w:val="222222"/>
                <w:sz w:val="20"/>
                <w:szCs w:val="20"/>
              </w:rPr>
              <w:t>Customer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79C2B" w14:textId="77777777" w:rsidR="00B609FF" w:rsidRDefault="00000000">
            <w:r>
              <w:rPr>
                <w:color w:val="222222"/>
                <w:sz w:val="20"/>
                <w:szCs w:val="20"/>
              </w:rPr>
              <w:t>Email</w:t>
            </w:r>
          </w:p>
        </w:tc>
      </w:tr>
      <w:tr w:rsidR="008A5B96" w14:paraId="1A110020" w14:textId="77777777">
        <w:trPr>
          <w:ins w:id="31" w:author="Claude" w:date="2025-01-01T00:00:00Z"/>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10021" w14:textId="77777777" w:rsidR="00B609FF" w:rsidRDefault="00000000">
            <w:commentRangeStart w:id="32"/>
            <w:r>
              <w:rPr>
                <w:color w:val="222222"/>
                <w:sz w:val="20"/>
                <w:szCs w:val="20"/>
              </w:rPr>
              <w:t>Termination Approved / Key Termination Milestones</w:t>
            </w:r>
            <w:commentRangeEnd w:id="32"/>
            <w:r>
              <w:rPr>
                <w:rStyle w:val="CommentReference"/>
                <w:sz w:val="22"/>
                <w:szCs w:val="22"/>
              </w:rPr>
              <w:commentReference w:id="32"/>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10022" w14:textId="77777777" w:rsidR="00B609FF" w:rsidRDefault="00000000">
            <w:r>
              <w:rPr>
                <w:color w:val="222222"/>
                <w:sz w:val="20"/>
                <w:szCs w:val="20"/>
              </w:rPr>
              <w:t>Assigned Salesperson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10023" w14:textId="77777777" w:rsidR="00B609FF" w:rsidRDefault="00000000">
            <w:r>
              <w:rPr>
                <w:color w:val="222222"/>
                <w:sz w:val="20"/>
                <w:szCs w:val="20"/>
              </w:rPr>
              <w:t>Email + Portal Notification</w:t>
            </w:r>
          </w:p>
        </w:tc>
      </w:tr>
    </w:tbl>
    <w:p w14:paraId="733CFC5E" w14:textId="77777777" w:rsidR="00B609FF" w:rsidRDefault="00B609FF">
      <w:pPr>
        <w:spacing w:before="160"/>
      </w:pPr>
    </w:p>
    <w:p w14:paraId="05AAA62D" w14:textId="77777777" w:rsidR="00B609FF" w:rsidRDefault="00000000">
      <w:pPr>
        <w:pStyle w:val="Heading1"/>
        <w:pBdr>
          <w:bottom w:val="single" w:sz="6" w:space="4" w:color="2E75B6"/>
        </w:pBdr>
      </w:pPr>
      <w:r>
        <w:t>13.  Status Flow Summary</w:t>
      </w:r>
    </w:p>
    <w:p w14:paraId="7EB5C1EB" w14:textId="77777777" w:rsidR="00B609FF" w:rsidRDefault="00B609F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609FF" w14:paraId="28DE5824"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DD4FB5" w14:textId="77777777" w:rsidR="00B609FF" w:rsidRDefault="00000000">
            <w:r>
              <w:rPr>
                <w:b/>
                <w:bCs/>
                <w:color w:val="FFFFFF"/>
                <w:sz w:val="20"/>
                <w:szCs w:val="20"/>
              </w:rPr>
              <w:t>Module</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4785A1" w14:textId="77777777" w:rsidR="00B609FF" w:rsidRDefault="00000000">
            <w:r>
              <w:rPr>
                <w:b/>
                <w:bCs/>
                <w:color w:val="FFFFFF"/>
                <w:sz w:val="20"/>
                <w:szCs w:val="20"/>
              </w:rPr>
              <w:t>Status Progression</w:t>
            </w:r>
          </w:p>
        </w:tc>
      </w:tr>
      <w:tr w:rsidR="00B609FF" w14:paraId="0793E6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83112" w14:textId="77777777" w:rsidR="00B609FF" w:rsidRDefault="00000000">
            <w:r>
              <w:rPr>
                <w:b/>
                <w:bCs/>
                <w:color w:val="1F4E79"/>
                <w:sz w:val="20"/>
                <w:szCs w:val="20"/>
              </w:rPr>
              <w:t>KYC</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F7122" w14:textId="77777777" w:rsidR="00B609FF" w:rsidRDefault="00000000">
            <w:r>
              <w:rPr>
                <w:color w:val="222222"/>
                <w:sz w:val="20"/>
                <w:szCs w:val="20"/>
              </w:rPr>
              <w:t>Pending → Form Sent → Submitted → Under Review → Approved / Rejected</w:t>
            </w:r>
          </w:p>
        </w:tc>
      </w:tr>
      <w:tr w:rsidR="00B609FF" w14:paraId="103CFD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E7660" w14:textId="77777777" w:rsidR="00B609FF" w:rsidRDefault="00000000">
            <w:r>
              <w:rPr>
                <w:b/>
                <w:bCs/>
                <w:color w:val="1F4E79"/>
                <w:sz w:val="20"/>
                <w:szCs w:val="20"/>
              </w:rPr>
              <w:t>Contract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012C5" w14:textId="77777777" w:rsidR="00B609FF" w:rsidRDefault="00000000">
            <w:r>
              <w:rPr>
                <w:color w:val="222222"/>
                <w:sz w:val="20"/>
                <w:szCs w:val="20"/>
              </w:rPr>
              <w:t>Draft → Amendments Added → Ready → Sent → Signed</w:t>
            </w:r>
          </w:p>
        </w:tc>
      </w:tr>
      <w:tr w:rsidR="00B609FF" w14:paraId="02D091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3C927" w14:textId="77777777" w:rsidR="00B609FF" w:rsidRDefault="00000000">
            <w:r>
              <w:rPr>
                <w:b/>
                <w:bCs/>
                <w:color w:val="1F4E79"/>
                <w:sz w:val="20"/>
                <w:szCs w:val="20"/>
              </w:rPr>
              <w:t>Termination</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883AE" w14:textId="77777777" w:rsidR="00B609FF" w:rsidRDefault="00000000">
            <w:r>
              <w:rPr>
                <w:color w:val="222222"/>
                <w:sz w:val="20"/>
                <w:szCs w:val="20"/>
              </w:rPr>
              <w:t>Requested → Under Review → Approved → Scheduled → Completed</w:t>
            </w:r>
          </w:p>
        </w:tc>
      </w:tr>
      <w:tr w:rsidR="00B609FF" w14:paraId="239354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D6058" w14:textId="77777777" w:rsidR="00B609FF" w:rsidRDefault="00000000">
            <w:r>
              <w:rPr>
                <w:b/>
                <w:bCs/>
                <w:color w:val="1F4E79"/>
                <w:sz w:val="20"/>
                <w:szCs w:val="20"/>
              </w:rPr>
              <w:t>Settlement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5C3BF" w14:textId="77777777" w:rsidR="00B609FF" w:rsidRDefault="00000000">
            <w:r>
              <w:rPr>
                <w:color w:val="222222"/>
                <w:sz w:val="20"/>
                <w:szCs w:val="20"/>
              </w:rPr>
              <w:t>Pending → Cleared</w:t>
            </w:r>
          </w:p>
        </w:tc>
      </w:tr>
      <w:tr w:rsidR="00B609FF" w14:paraId="35D348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204B3D" w14:textId="77777777" w:rsidR="00B609FF" w:rsidRDefault="00000000">
            <w:r>
              <w:rPr>
                <w:b/>
                <w:bCs/>
                <w:color w:val="1F4E79"/>
                <w:sz w:val="20"/>
                <w:szCs w:val="20"/>
              </w:rPr>
              <w:lastRenderedPageBreak/>
              <w:t>Handover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F35A11" w14:textId="77777777" w:rsidR="00B609FF" w:rsidRDefault="00000000">
            <w:r>
              <w:rPr>
                <w:color w:val="222222"/>
                <w:sz w:val="20"/>
                <w:szCs w:val="20"/>
              </w:rPr>
              <w:t>Pending → Link Sent → Downloaded / Expired → Resent (if required)</w:t>
            </w:r>
          </w:p>
        </w:tc>
      </w:tr>
    </w:tbl>
    <w:p w14:paraId="0590EF9B" w14:textId="77777777" w:rsidR="00B609FF" w:rsidRDefault="00B609FF">
      <w:pPr>
        <w:spacing w:before="160"/>
      </w:pPr>
    </w:p>
    <w:p w14:paraId="2444BB04" w14:textId="77777777" w:rsidR="00B609FF" w:rsidRDefault="00000000">
      <w:pPr>
        <w:pStyle w:val="Heading1"/>
        <w:pBdr>
          <w:bottom w:val="single" w:sz="6" w:space="4" w:color="2E75B6"/>
        </w:pBdr>
      </w:pPr>
      <w:r>
        <w:t>14.  Security Requirements</w:t>
      </w:r>
    </w:p>
    <w:p w14:paraId="7BC75AA5" w14:textId="77777777" w:rsidR="00B609FF" w:rsidRDefault="00000000">
      <w:pPr>
        <w:pStyle w:val="ListParagraph"/>
        <w:numPr>
          <w:ilvl w:val="0"/>
          <w:numId w:val="2"/>
        </w:numPr>
        <w:spacing w:before="40" w:after="40"/>
      </w:pPr>
      <w:r>
        <w:rPr>
          <w:color w:val="222222"/>
        </w:rPr>
        <w:t>Secure token-based authentication for all customer-facing actions</w:t>
      </w:r>
    </w:p>
    <w:p w14:paraId="29ED761C" w14:textId="77777777" w:rsidR="00B609FF" w:rsidRDefault="00000000">
      <w:pPr>
        <w:pStyle w:val="ListParagraph"/>
        <w:numPr>
          <w:ilvl w:val="0"/>
          <w:numId w:val="2"/>
        </w:numPr>
        <w:spacing w:before="40" w:after="40"/>
      </w:pPr>
      <w:r>
        <w:rPr>
          <w:color w:val="222222"/>
        </w:rPr>
        <w:t>One-time and time-limited URLs for KYC forms and data download links</w:t>
      </w:r>
    </w:p>
    <w:p w14:paraId="15D8E7EA" w14:textId="77777777" w:rsidR="00B609FF" w:rsidRDefault="00000000">
      <w:pPr>
        <w:pStyle w:val="ListParagraph"/>
        <w:numPr>
          <w:ilvl w:val="0"/>
          <w:numId w:val="2"/>
        </w:numPr>
        <w:spacing w:before="40" w:after="40"/>
      </w:pPr>
      <w:r>
        <w:rPr>
          <w:color w:val="222222"/>
        </w:rPr>
        <w:t>Encrypted document storage at rest and in transit</w:t>
      </w:r>
    </w:p>
    <w:p w14:paraId="3D45CA62" w14:textId="77777777" w:rsidR="00B609FF" w:rsidRDefault="00000000">
      <w:pPr>
        <w:pStyle w:val="ListParagraph"/>
        <w:numPr>
          <w:ilvl w:val="0"/>
          <w:numId w:val="2"/>
        </w:numPr>
        <w:spacing w:before="40" w:after="40"/>
      </w:pPr>
      <w:r>
        <w:rPr>
          <w:color w:val="222222"/>
        </w:rPr>
        <w:t>Role-based access control (RBAC) for all internal portal actions</w:t>
      </w:r>
    </w:p>
    <w:p w14:paraId="3971EB4B" w14:textId="77777777" w:rsidR="00B609FF" w:rsidRDefault="00000000">
      <w:pPr>
        <w:pStyle w:val="ListParagraph"/>
        <w:numPr>
          <w:ilvl w:val="0"/>
          <w:numId w:val="2"/>
        </w:numPr>
        <w:spacing w:before="40" w:after="40"/>
      </w:pPr>
      <w:r>
        <w:rPr>
          <w:color w:val="222222"/>
        </w:rPr>
        <w:t>Audit logs maintained for all activities (KYC, contracts, amendments, termination, downloads)</w:t>
      </w:r>
    </w:p>
    <w:p w14:paraId="625C5FFB" w14:textId="77777777" w:rsidR="00B609FF" w:rsidRDefault="00000000">
      <w:pPr>
        <w:pStyle w:val="ListParagraph"/>
        <w:numPr>
          <w:ilvl w:val="0"/>
          <w:numId w:val="2"/>
        </w:numPr>
        <w:spacing w:before="40" w:after="40"/>
      </w:pPr>
      <w:r>
        <w:rPr>
          <w:color w:val="222222"/>
        </w:rPr>
        <w:t>Multi-level approval workflow for contract dispatch and termination</w:t>
      </w:r>
    </w:p>
    <w:p w14:paraId="0CDB01D2" w14:textId="77777777" w:rsidR="00B609FF" w:rsidRDefault="00000000">
      <w:pPr>
        <w:pStyle w:val="ListParagraph"/>
        <w:numPr>
          <w:ilvl w:val="0"/>
          <w:numId w:val="2"/>
        </w:numPr>
        <w:spacing w:before="40" w:after="40"/>
      </w:pPr>
      <w:r>
        <w:rPr>
          <w:color w:val="222222"/>
        </w:rPr>
        <w:t>Automatic link invalidation on resend or expiry</w:t>
      </w:r>
    </w:p>
    <w:p w14:paraId="48E17C67" w14:textId="77777777" w:rsidR="00B609FF" w:rsidRDefault="00B609FF">
      <w:pPr>
        <w:spacing w:before="160"/>
      </w:pPr>
    </w:p>
    <w:p w14:paraId="0D6E4E38" w14:textId="77777777" w:rsidR="00B609FF" w:rsidRDefault="00000000">
      <w:pPr>
        <w:pStyle w:val="Heading1"/>
        <w:pBdr>
          <w:bottom w:val="single" w:sz="6" w:space="4" w:color="2E75B6"/>
        </w:pBdr>
      </w:pPr>
      <w:r>
        <w:t>15.  Audit &amp; Logs</w:t>
      </w:r>
    </w:p>
    <w:p w14:paraId="5BBB62CE" w14:textId="77777777" w:rsidR="00B609FF" w:rsidRDefault="00000000">
      <w:pPr>
        <w:spacing w:before="60" w:after="80"/>
      </w:pPr>
      <w:r>
        <w:rPr>
          <w:color w:val="222222"/>
        </w:rPr>
        <w:t>The system must maintain comprehensive, tamper-evident logs for all of the following event categories:</w:t>
      </w:r>
    </w:p>
    <w:p w14:paraId="3ECA55F9" w14:textId="77777777" w:rsidR="00B609FF" w:rsidRDefault="00000000">
      <w:pPr>
        <w:pStyle w:val="ListParagraph"/>
        <w:numPr>
          <w:ilvl w:val="0"/>
          <w:numId w:val="2"/>
        </w:numPr>
        <w:spacing w:before="40" w:after="40"/>
      </w:pPr>
      <w:r>
        <w:rPr>
          <w:color w:val="222222"/>
        </w:rPr>
        <w:t>KYC form submissions and document uploads</w:t>
      </w:r>
    </w:p>
    <w:p w14:paraId="735102D4" w14:textId="77777777" w:rsidR="00B609FF" w:rsidRDefault="00000000">
      <w:pPr>
        <w:pStyle w:val="ListParagraph"/>
        <w:numPr>
          <w:ilvl w:val="0"/>
          <w:numId w:val="2"/>
        </w:numPr>
        <w:spacing w:before="40" w:after="40"/>
      </w:pPr>
      <w:r>
        <w:rPr>
          <w:color w:val="222222"/>
        </w:rPr>
        <w:t>KYC verification decisions (approved / rejected / correction requested)</w:t>
      </w:r>
    </w:p>
    <w:p w14:paraId="05E662E6" w14:textId="77777777" w:rsidR="00B609FF" w:rsidRDefault="00000000">
      <w:pPr>
        <w:pStyle w:val="ListParagraph"/>
        <w:numPr>
          <w:ilvl w:val="0"/>
          <w:numId w:val="2"/>
        </w:numPr>
        <w:spacing w:before="40" w:after="40"/>
      </w:pPr>
      <w:r>
        <w:rPr>
          <w:color w:val="222222"/>
        </w:rPr>
        <w:t>Contract creation, amendment, and dispatch events</w:t>
      </w:r>
    </w:p>
    <w:p w14:paraId="726CC9F9" w14:textId="77777777" w:rsidR="00B609FF" w:rsidRDefault="00000000">
      <w:pPr>
        <w:pStyle w:val="ListParagraph"/>
        <w:numPr>
          <w:ilvl w:val="0"/>
          <w:numId w:val="2"/>
        </w:numPr>
        <w:spacing w:before="40" w:after="40"/>
      </w:pPr>
      <w:r>
        <w:rPr>
          <w:color w:val="222222"/>
        </w:rPr>
        <w:t>Digital signature events (timestamp, IP, signer identity)</w:t>
      </w:r>
    </w:p>
    <w:p w14:paraId="528D4D0B" w14:textId="77777777" w:rsidR="00B609FF" w:rsidRDefault="00000000">
      <w:pPr>
        <w:pStyle w:val="ListParagraph"/>
        <w:numPr>
          <w:ilvl w:val="0"/>
          <w:numId w:val="2"/>
        </w:numPr>
        <w:spacing w:before="40" w:after="40"/>
      </w:pPr>
      <w:r>
        <w:rPr>
          <w:color w:val="222222"/>
        </w:rPr>
        <w:t>Notification delivery records</w:t>
      </w:r>
    </w:p>
    <w:p w14:paraId="11D174F1" w14:textId="77777777" w:rsidR="00B609FF" w:rsidRDefault="00000000">
      <w:pPr>
        <w:pStyle w:val="ListParagraph"/>
        <w:numPr>
          <w:ilvl w:val="0"/>
          <w:numId w:val="2"/>
        </w:numPr>
        <w:spacing w:before="40" w:after="40"/>
      </w:pPr>
      <w:r>
        <w:rPr>
          <w:color w:val="222222"/>
        </w:rPr>
        <w:t>Termination request, approval, and execution events</w:t>
      </w:r>
    </w:p>
    <w:p w14:paraId="2B800224" w14:textId="77777777" w:rsidR="00B609FF" w:rsidRDefault="00000000">
      <w:pPr>
        <w:pStyle w:val="ListParagraph"/>
        <w:numPr>
          <w:ilvl w:val="0"/>
          <w:numId w:val="2"/>
        </w:numPr>
        <w:spacing w:before="40" w:after="40"/>
      </w:pPr>
      <w:r>
        <w:rPr>
          <w:color w:val="222222"/>
        </w:rPr>
        <w:t>Automated deactivation steps (data ZIP, DB backup, IIS stop, URL deactivation)</w:t>
      </w:r>
    </w:p>
    <w:p w14:paraId="68DEE895" w14:textId="77777777" w:rsidR="00B609FF" w:rsidRDefault="00000000">
      <w:pPr>
        <w:pStyle w:val="ListParagraph"/>
        <w:numPr>
          <w:ilvl w:val="0"/>
          <w:numId w:val="2"/>
        </w:numPr>
        <w:spacing w:before="40" w:after="40"/>
      </w:pPr>
      <w:r>
        <w:rPr>
          <w:color w:val="222222"/>
        </w:rPr>
        <w:t>Download link generation, access, expiry, and resend events</w:t>
      </w:r>
    </w:p>
    <w:p w14:paraId="4A8D7D3C" w14:textId="77777777" w:rsidR="00B609FF" w:rsidRDefault="00000000">
      <w:pPr>
        <w:pStyle w:val="ListParagraph"/>
        <w:numPr>
          <w:ilvl w:val="0"/>
          <w:numId w:val="2"/>
        </w:numPr>
        <w:spacing w:before="40" w:after="40"/>
      </w:pPr>
      <w:r>
        <w:rPr>
          <w:color w:val="222222"/>
        </w:rPr>
        <w:t>All portal user actions (login, record access, status updates)</w:t>
      </w:r>
    </w:p>
    <w:p w14:paraId="310A5039" w14:textId="77777777" w:rsidR="00B609FF" w:rsidRDefault="00B609F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9FF" w14:paraId="663A0108" w14:textId="77777777">
        <w:tc>
          <w:tcPr>
            <w:tcW w:w="9360" w:type="dxa"/>
            <w:tcBorders>
              <w:top w:val="none" w:sz="0" w:space="0" w:color="FFFFFF"/>
              <w:left w:val="none" w:sz="0" w:space="0" w:color="FFFFFF"/>
              <w:bottom w:val="none" w:sz="0" w:space="0" w:color="FFFFFF"/>
              <w:right w:val="none" w:sz="0" w:space="0" w:color="FFFFFF"/>
            </w:tcBorders>
            <w:shd w:val="clear" w:color="auto" w:fill="D5E8F0"/>
            <w:tcMar>
              <w:top w:w="200" w:type="dxa"/>
              <w:left w:w="360" w:type="dxa"/>
              <w:bottom w:w="200" w:type="dxa"/>
              <w:right w:w="360" w:type="dxa"/>
            </w:tcMar>
          </w:tcPr>
          <w:p w14:paraId="73B463FC" w14:textId="77777777" w:rsidR="00B609FF" w:rsidRDefault="00000000">
            <w:pPr>
              <w:spacing w:after="80"/>
              <w:jc w:val="center"/>
            </w:pPr>
            <w:r>
              <w:rPr>
                <w:b/>
                <w:bCs/>
                <w:color w:val="1F4E79"/>
              </w:rPr>
              <w:t>— End of Functional Document —</w:t>
            </w:r>
          </w:p>
          <w:p w14:paraId="6A6CAD1C" w14:textId="77777777" w:rsidR="00B609FF" w:rsidRDefault="00000000">
            <w:pPr>
              <w:jc w:val="center"/>
            </w:pPr>
            <w:r>
              <w:rPr>
                <w:i/>
                <w:iCs/>
                <w:color w:val="888888"/>
                <w:sz w:val="18"/>
                <w:szCs w:val="18"/>
              </w:rPr>
              <w:t>Zoho Contract &amp; KYC Management System  |  Version 1.0  |  Confidential</w:t>
            </w:r>
          </w:p>
        </w:tc>
      </w:tr>
    </w:tbl>
    <w:p w14:paraId="116B4D4D" w14:textId="30C02E9D" w:rsidR="00C42891" w:rsidRDefault="00C42891"/>
    <w:p w14:paraId="68842785" w14:textId="77777777" w:rsidR="00C42891" w:rsidRDefault="00C42891"/>
    <w:p w14:paraId="12ED5582" w14:textId="429401F2" w:rsidR="00C42891" w:rsidRPr="00C42891" w:rsidRDefault="00C42891" w:rsidP="0007787D">
      <w:pPr>
        <w:rPr>
          <w:sz w:val="28"/>
          <w:szCs w:val="28"/>
        </w:rPr>
      </w:pPr>
      <w:r>
        <w:rPr>
          <w:color w:val="4C94D8" w:themeColor="text2" w:themeTint="80"/>
          <w:sz w:val="28"/>
          <w:szCs w:val="28"/>
        </w:rPr>
        <w:t xml:space="preserve">                                  WORKFLOW DIAGRAM</w:t>
      </w:r>
      <w:r>
        <w:rPr>
          <w:sz w:val="28"/>
          <w:szCs w:val="28"/>
        </w:rPr>
        <w:br/>
      </w:r>
    </w:p>
    <w:p w14:paraId="3862BE7C" w14:textId="77777777" w:rsidR="00C42891" w:rsidRPr="00C42891" w:rsidRDefault="00C42891" w:rsidP="0007787D">
      <w:pPr>
        <w:rPr>
          <w:sz w:val="24"/>
          <w:szCs w:val="24"/>
        </w:rPr>
      </w:pPr>
      <w:r>
        <w:rPr>
          <w:b/>
          <w:bCs/>
          <w:sz w:val="24"/>
          <w:szCs w:val="24"/>
        </w:rPr>
        <w:t>Phase 1 — Onboarding &amp; KYC:</w:t>
      </w:r>
      <w:r>
        <w:rPr>
          <w:sz w:val="24"/>
          <w:szCs w:val="24"/>
        </w:rPr>
        <w:t xml:space="preserve"> from fee payment through KYC verification and approval.</w:t>
      </w:r>
    </w:p>
    <w:p w14:paraId="45F1B5B3" w14:textId="57C8FB99" w:rsidR="0007787D" w:rsidRDefault="00C42891">
      <w:pPr>
        <w:rPr>
          <w:sz w:val="40"/>
          <w:szCs w:val="40"/>
        </w:rPr>
      </w:pPr>
      <w:r>
        <w:rPr>
          <w:noProof/>
        </w:rPr>
        <w:lastRenderedPageBreak/>
        <w:drawing>
          <wp:inline distT="0" distB="0" distL="0" distR="0" wp14:anchorId="09ADA2B7" wp14:editId="5E72750F">
            <wp:extent cx="5567827" cy="7094220"/>
            <wp:effectExtent l="0" t="0" r="0" b="0"/>
            <wp:docPr id="43131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6294" cy="7105008"/>
                    </a:xfrm>
                    <a:prstGeom prst="rect">
                      <a:avLst/>
                    </a:prstGeom>
                    <a:noFill/>
                    <a:ln>
                      <a:noFill/>
                    </a:ln>
                  </pic:spPr>
                </pic:pic>
              </a:graphicData>
            </a:graphic>
          </wp:inline>
        </w:drawing>
      </w:r>
    </w:p>
    <w:p w14:paraId="42B04488" w14:textId="73160C93" w:rsidR="0007787D" w:rsidRDefault="0007787D">
      <w:pPr>
        <w:rPr>
          <w:sz w:val="24"/>
          <w:szCs w:val="24"/>
        </w:rPr>
      </w:pPr>
      <w:r>
        <w:rPr>
          <w:b/>
          <w:bCs/>
          <w:sz w:val="24"/>
          <w:szCs w:val="24"/>
        </w:rPr>
        <w:t>Phase 2 — Contract preparation, sending &amp; signing:</w:t>
      </w:r>
      <w:r>
        <w:rPr>
          <w:sz w:val="24"/>
          <w:szCs w:val="24"/>
        </w:rPr>
        <w:t xml:space="preserve"> from KYC approval through amendments, the two dispatch approaches, and final signature.</w:t>
      </w:r>
    </w:p>
    <w:p w14:paraId="174F6F24" w14:textId="77777777" w:rsidR="0007787D" w:rsidRPr="0007787D" w:rsidRDefault="0007787D">
      <w:pPr>
        <w:rPr>
          <w:sz w:val="24"/>
          <w:szCs w:val="24"/>
        </w:rPr>
      </w:pPr>
    </w:p>
    <w:p w14:paraId="1D3F6FAF" w14:textId="458EEFFD" w:rsidR="0007787D" w:rsidRDefault="0007787D">
      <w:pPr>
        <w:rPr>
          <w:sz w:val="40"/>
          <w:szCs w:val="40"/>
        </w:rPr>
      </w:pPr>
      <w:r>
        <w:rPr>
          <w:noProof/>
        </w:rPr>
        <w:lastRenderedPageBreak/>
        <w:drawing>
          <wp:inline distT="0" distB="0" distL="0" distR="0" wp14:anchorId="7DD66346" wp14:editId="37F28CD1">
            <wp:extent cx="5669280" cy="7503316"/>
            <wp:effectExtent l="0" t="0" r="0" b="0"/>
            <wp:docPr id="1624284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9884" cy="7504115"/>
                    </a:xfrm>
                    <a:prstGeom prst="rect">
                      <a:avLst/>
                    </a:prstGeom>
                    <a:noFill/>
                    <a:ln>
                      <a:noFill/>
                    </a:ln>
                  </pic:spPr>
                </pic:pic>
              </a:graphicData>
            </a:graphic>
          </wp:inline>
        </w:drawing>
      </w:r>
    </w:p>
    <w:p w14:paraId="5AC95C58" w14:textId="37A0B9B7" w:rsidR="0007787D" w:rsidRDefault="0007787D">
      <w:pPr>
        <w:rPr>
          <w:sz w:val="24"/>
          <w:szCs w:val="24"/>
        </w:rPr>
      </w:pPr>
      <w:r>
        <w:rPr>
          <w:b/>
          <w:bCs/>
          <w:sz w:val="24"/>
          <w:szCs w:val="24"/>
        </w:rPr>
        <w:t>Phase 3 — Termination, automated deactivation &amp; data handover:</w:t>
      </w:r>
      <w:r>
        <w:rPr>
          <w:sz w:val="24"/>
          <w:szCs w:val="24"/>
        </w:rPr>
        <w:t xml:space="preserve"> from the customer's termination request all the way to the final data download link.</w:t>
      </w:r>
    </w:p>
    <w:p w14:paraId="53144CE2" w14:textId="77777777" w:rsidR="002F4D74" w:rsidRDefault="002F4D74">
      <w:pPr>
        <w:rPr>
          <w:sz w:val="24"/>
          <w:szCs w:val="24"/>
        </w:rPr>
      </w:pPr>
    </w:p>
    <w:p w14:paraId="4F53A748" w14:textId="0FFA9672" w:rsidR="0007787D" w:rsidRDefault="002F4D74">
      <w:pPr>
        <w:rPr>
          <w:sz w:val="24"/>
          <w:szCs w:val="24"/>
        </w:rPr>
      </w:pPr>
      <w:r>
        <w:rPr>
          <w:noProof/>
        </w:rPr>
        <w:lastRenderedPageBreak/>
        <w:drawing>
          <wp:inline distT="0" distB="0" distL="0" distR="0" wp14:anchorId="1B6A4DB6" wp14:editId="40013672">
            <wp:extent cx="5074920" cy="7612380"/>
            <wp:effectExtent l="0" t="0" r="0" b="7620"/>
            <wp:docPr id="18050191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19180"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074920" cy="7612380"/>
                    </a:xfrm>
                    <a:prstGeom prst="rect">
                      <a:avLst/>
                    </a:prstGeom>
                  </pic:spPr>
                </pic:pic>
              </a:graphicData>
            </a:graphic>
          </wp:inline>
        </w:drawing>
      </w:r>
    </w:p>
    <w:p w14:paraId="37292212" w14:textId="77777777" w:rsidR="002F4D74" w:rsidRPr="002F4D74" w:rsidRDefault="002F4D74" w:rsidP="002F4D74">
      <w:pPr>
        <w:spacing w:before="240"/>
        <w:rPr>
          <w:sz w:val="24"/>
          <w:szCs w:val="24"/>
        </w:rPr>
      </w:pPr>
      <w:r>
        <w:rPr>
          <w:sz w:val="24"/>
          <w:szCs w:val="24"/>
        </w:rPr>
        <w:t>Here's a summary of how the three phases connect:</w:t>
      </w:r>
    </w:p>
    <w:p w14:paraId="400CCB08" w14:textId="77777777" w:rsidR="002F4D74" w:rsidRPr="002F4D74" w:rsidRDefault="002F4D74" w:rsidP="002F4D74">
      <w:pPr>
        <w:spacing w:before="240"/>
        <w:rPr>
          <w:sz w:val="24"/>
          <w:szCs w:val="24"/>
        </w:rPr>
      </w:pPr>
      <w:r>
        <w:rPr>
          <w:b/>
          <w:bCs/>
          <w:sz w:val="24"/>
          <w:szCs w:val="24"/>
        </w:rPr>
        <w:lastRenderedPageBreak/>
        <w:t>Phase 1 — Onboarding &amp; KYC</w:t>
      </w:r>
      <w:r>
        <w:rPr>
          <w:sz w:val="24"/>
          <w:szCs w:val="24"/>
        </w:rPr>
        <w:t xml:space="preserve"> starts with the customer's fee payment, dispatches a secure one-time KYC form link, collects documents, and routes through the Contract Team's approval decision — with a re-submission loop if corrections are needed.</w:t>
      </w:r>
    </w:p>
    <w:p w14:paraId="45D5B81D" w14:textId="77777777" w:rsidR="002F4D74" w:rsidRPr="002F4D74" w:rsidRDefault="002F4D74" w:rsidP="002F4D74">
      <w:pPr>
        <w:spacing w:before="240"/>
        <w:rPr>
          <w:sz w:val="24"/>
          <w:szCs w:val="24"/>
        </w:rPr>
      </w:pPr>
      <w:r>
        <w:rPr>
          <w:b/>
          <w:bCs/>
          <w:sz w:val="24"/>
          <w:szCs w:val="24"/>
        </w:rPr>
        <w:t>Phase 2 — Contract &amp; Signing</w:t>
      </w:r>
      <w:r>
        <w:rPr>
          <w:sz w:val="24"/>
          <w:szCs w:val="24"/>
        </w:rPr>
        <w:t xml:space="preserve"> picks up after KYC approval. The team adds customer-specific amendments, then follows one of two paths: send after subscription payment (Approach 1) or send immediately with a disclaimer (Approach 2, authorised override). Once signed, the contract is stored and displayed in the dashboard.</w:t>
      </w:r>
    </w:p>
    <w:p w14:paraId="330511F1" w14:textId="77777777" w:rsidR="002F4D74" w:rsidRPr="002F4D74" w:rsidRDefault="002F4D74" w:rsidP="002F4D74">
      <w:pPr>
        <w:spacing w:before="240"/>
        <w:rPr>
          <w:sz w:val="24"/>
          <w:szCs w:val="24"/>
        </w:rPr>
      </w:pPr>
      <w:r>
        <w:rPr>
          <w:b/>
          <w:bCs/>
          <w:sz w:val="24"/>
          <w:szCs w:val="24"/>
        </w:rPr>
        <w:t>Phase 3 — Termination &amp; Handover</w:t>
      </w:r>
      <w:r>
        <w:rPr>
          <w:sz w:val="24"/>
          <w:szCs w:val="24"/>
        </w:rPr>
        <w:t xml:space="preserve"> handles the full off-boarding lifecycle: request → review → approval → four automated system steps (data ZIP, DB backup, IIS stop, URL disable) → accounts settlement clearance → data handover email with a time-limited download link. If the link expires, the Accounts Team can regenerate and resend it without manual dev work.</w:t>
      </w:r>
    </w:p>
    <w:p w14:paraId="73FA77A7" w14:textId="78E5D4EA" w:rsidR="0015580D" w:rsidRPr="0015580D" w:rsidRDefault="0015580D" w:rsidP="0015580D">
      <w:pPr>
        <w:spacing w:before="240"/>
      </w:pPr>
      <w:r>
        <w:rPr>
          <w:sz w:val="24"/>
          <w:szCs w:val="24"/>
        </w:rPr>
        <w:br/>
      </w:r>
      <w:r>
        <w:rPr>
          <w:sz w:val="24"/>
          <w:szCs w:val="24"/>
        </w:rPr>
        <w:br/>
      </w:r>
      <w:r>
        <w:rPr>
          <w:sz w:val="24"/>
          <w:szCs w:val="24"/>
        </w:rPr>
        <w:br/>
        <w:t>Discussion Call -18-05-2026</w:t>
      </w:r>
      <w:r>
        <w:rPr>
          <w:sz w:val="24"/>
          <w:szCs w:val="24"/>
        </w:rPr>
        <w:br/>
      </w:r>
      <w:r>
        <w:rPr>
          <w:sz w:val="24"/>
          <w:szCs w:val="24"/>
        </w:rPr>
        <w:br/>
      </w:r>
      <w:r w:rsidR="00E3577F">
        <w:t>-&gt;</w:t>
      </w:r>
      <w:r w:rsidRPr="0015580D">
        <w:t>Call-Off Termination -With Remark any stage</w:t>
      </w:r>
    </w:p>
    <w:p w14:paraId="6ACD4517" w14:textId="77777777" w:rsidR="0015580D" w:rsidRPr="0015580D" w:rsidRDefault="0015580D" w:rsidP="0015580D">
      <w:pPr>
        <w:spacing w:before="240"/>
        <w:rPr>
          <w:sz w:val="24"/>
          <w:szCs w:val="24"/>
        </w:rPr>
      </w:pPr>
      <w:r w:rsidRPr="0015580D">
        <w:rPr>
          <w:sz w:val="24"/>
          <w:szCs w:val="24"/>
        </w:rPr>
        <w:t>-&gt;Download link - with device details</w:t>
      </w:r>
    </w:p>
    <w:p w14:paraId="5FE07445" w14:textId="77777777" w:rsidR="0015580D" w:rsidRPr="0015580D" w:rsidRDefault="0015580D" w:rsidP="0015580D">
      <w:pPr>
        <w:spacing w:before="240"/>
        <w:rPr>
          <w:sz w:val="24"/>
          <w:szCs w:val="24"/>
        </w:rPr>
      </w:pPr>
      <w:r w:rsidRPr="0015580D">
        <w:rPr>
          <w:sz w:val="24"/>
          <w:szCs w:val="24"/>
        </w:rPr>
        <w:t>-&gt;Send Mail To Customer - For Data Deletion Confirmation</w:t>
      </w:r>
    </w:p>
    <w:p w14:paraId="1F77A9A0" w14:textId="1378F208" w:rsidR="00E3577F" w:rsidRDefault="0015580D" w:rsidP="0015580D">
      <w:pPr>
        <w:spacing w:before="240"/>
        <w:rPr>
          <w:sz w:val="24"/>
          <w:szCs w:val="24"/>
        </w:rPr>
      </w:pPr>
      <w:r w:rsidRPr="0015580D">
        <w:rPr>
          <w:sz w:val="24"/>
          <w:szCs w:val="24"/>
        </w:rPr>
        <w:t>-&gt;Read Me-For Data-</w:t>
      </w:r>
    </w:p>
    <w:p w14:paraId="10418890" w14:textId="77777777" w:rsidR="00E3577F" w:rsidRDefault="00E3577F" w:rsidP="0015580D">
      <w:pPr>
        <w:spacing w:before="240"/>
        <w:rPr>
          <w:sz w:val="24"/>
          <w:szCs w:val="24"/>
        </w:rPr>
      </w:pPr>
    </w:p>
    <w:p w14:paraId="2D0085DD" w14:textId="77777777" w:rsidR="00E3577F" w:rsidRDefault="00E3577F" w:rsidP="00E3577F">
      <w:pPr>
        <w:pStyle w:val="Heading2"/>
        <w:rPr>
          <w:kern w:val="2"/>
          <w14:ligatures w14:val="standardContextual"/>
        </w:rPr>
      </w:pPr>
      <w:r>
        <w:t>Discussion Call Notes – Paragraph Drafts</w:t>
      </w:r>
    </w:p>
    <w:p w14:paraId="081C3353" w14:textId="77777777" w:rsidR="00E3577F" w:rsidRDefault="00E3577F" w:rsidP="00E3577F">
      <w:r>
        <w:t>Call-off termination should be supported as a controlled action at any stage of the termination workflow, based on authorised internal review. When this action is used, the user must enter a mandatory remark explaining the reason for stopping, cancelling, or reversing the termination flow. The system should record the remark, acting user, date, and current stage in the audit log so that the termination history remains fully traceable.</w:t>
      </w:r>
    </w:p>
    <w:p w14:paraId="28C582CD" w14:textId="77777777" w:rsidR="00E3577F" w:rsidRDefault="00E3577F" w:rsidP="00E3577F">
      <w:pPr>
        <w:rPr>
          <w:kern w:val="2"/>
          <w14:ligatures w14:val="standardContextual"/>
        </w:rPr>
      </w:pPr>
    </w:p>
    <w:p w14:paraId="3CE9A7EE" w14:textId="77777777" w:rsidR="00E3577F" w:rsidRDefault="00E3577F" w:rsidP="00E3577F">
      <w:r>
        <w:t>The customer data download link should capture device-related access details whenever the link is opened or used. This includes information such as device type, browser, IP address, access timestamp, and download status, subject to system availability and security policy. These details should be stored in the audit trail to strengthen traceability, support security monitoring, and help validate that the handover link was accessed only by the intended customer.</w:t>
      </w:r>
    </w:p>
    <w:p w14:paraId="41F99E01" w14:textId="77777777" w:rsidR="00E3577F" w:rsidRDefault="00E3577F" w:rsidP="00E3577F">
      <w:pPr>
        <w:rPr>
          <w:kern w:val="2"/>
          <w14:ligatures w14:val="standardContextual"/>
        </w:rPr>
      </w:pPr>
    </w:p>
    <w:p w14:paraId="6ADC38D0" w14:textId="77777777" w:rsidR="00E3577F" w:rsidRDefault="00E3577F" w:rsidP="00E3577F">
      <w:r>
        <w:t xml:space="preserve">After the data handover process is completed, the system should send an email to the customer requesting confirmation for data deletion. This communication should clearly state that the customer data has been made available for download, specify the confirmation action required from the customer, and define the expected response timeline if applicable. Once the customer </w:t>
      </w:r>
      <w:r>
        <w:lastRenderedPageBreak/>
        <w:t>confirms, the system should update the record accordingly and maintain the confirmation event in the audit log for compliance and reference purposes.</w:t>
      </w:r>
    </w:p>
    <w:p w14:paraId="55680AF3" w14:textId="77777777" w:rsidR="00E3577F" w:rsidRDefault="00E3577F" w:rsidP="00E3577F">
      <w:pPr>
        <w:rPr>
          <w:kern w:val="2"/>
          <w14:ligatures w14:val="standardContextual"/>
        </w:rPr>
      </w:pPr>
    </w:p>
    <w:p w14:paraId="1D7C7E39" w14:textId="77777777" w:rsidR="00E3577F" w:rsidRDefault="00E3577F" w:rsidP="00E3577F">
      <w:pPr>
        <w:rPr>
          <w:kern w:val="2"/>
          <w14:ligatures w14:val="standardContextual"/>
        </w:rPr>
      </w:pPr>
      <w:r>
        <w:t>A read-me file or guidance note should be included as part of the customer data handover package to help the customer understand the delivered files. This note should briefly explain the folder structure, file categories, backup contents, access considerations, and any important usage instructions relevant to the handed-over data. Providing this guidance will reduce confusion, improve usability of the delivered package, and support a smoother closure process during termination.</w:t>
      </w:r>
    </w:p>
    <w:p w14:paraId="2D2985D8" w14:textId="77777777" w:rsidR="00E3577F" w:rsidRPr="0015580D" w:rsidRDefault="00E3577F" w:rsidP="0015580D">
      <w:pPr>
        <w:spacing w:before="240"/>
        <w:rPr>
          <w:sz w:val="24"/>
          <w:szCs w:val="24"/>
        </w:rPr>
      </w:pPr>
    </w:p>
    <w:p w14:paraId="579B1C7C" w14:textId="70D3E953" w:rsidR="002F4D74" w:rsidRPr="002F4D74" w:rsidRDefault="002F4D74" w:rsidP="002F4D74">
      <w:pPr>
        <w:spacing w:before="240"/>
        <w:rPr>
          <w:sz w:val="24"/>
          <w:szCs w:val="24"/>
        </w:rPr>
      </w:pPr>
    </w:p>
    <w:sectPr w:rsidR="002F4D74" w:rsidRPr="002F4D74">
      <w:headerReference w:type="default" r:id="rId15"/>
      <w:footerReference w:type="defaul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laude" w:date="2026-05-18T07:13:00Z" w:initials="C">
    <w:p w14:paraId="065E5532" w14:textId="77777777" w:rsidR="008A5B96" w:rsidRDefault="00000000">
      <w:r>
        <w:annotationRef/>
      </w:r>
      <w:r>
        <w:rPr>
          <w:color w:val="000000"/>
          <w:sz w:val="20"/>
          <w:szCs w:val="20"/>
        </w:rPr>
        <w:t>NEW REQUIREMENT: Terminated customer records (name, contract end date, reason, status) must be visible on the Support Team Dashboard to allow support agents to handle post-termination queries correctly.</w:t>
      </w:r>
    </w:p>
  </w:comment>
  <w:comment w:id="4" w:author="Claude" w:date="2026-05-18T07:13:00Z" w:initials="C">
    <w:p w14:paraId="54C289E4" w14:textId="77777777" w:rsidR="008A5B96" w:rsidRDefault="00000000">
      <w:r>
        <w:annotationRef/>
      </w:r>
      <w:r>
        <w:rPr>
          <w:color w:val="000000"/>
          <w:sz w:val="20"/>
          <w:szCs w:val="20"/>
        </w:rPr>
        <w:t>NEW REQUIREMENT: Add a bulk Email option for KYC Form Expired customers. Contract Team should be able to multi-select expired KYC customers from the dashboard and send renewal reminder emails in one action.</w:t>
      </w:r>
    </w:p>
  </w:comment>
  <w:comment w:id="20" w:author="Claude" w:date="2026-05-18T07:13:00Z" w:initials="C">
    <w:p w14:paraId="1B262AB7" w14:textId="77777777" w:rsidR="008A5B96" w:rsidRDefault="00000000">
      <w:r>
        <w:annotationRef/>
      </w:r>
      <w:r>
        <w:rPr>
          <w:color w:val="000000"/>
          <w:sz w:val="20"/>
          <w:szCs w:val="20"/>
        </w:rPr>
        <w:t>NEW REQUIREMENT: Contract Team must set an Expiry Date or Next Renewal Date on the KYC Form at time of issuance. Add a mandatory date field in the KYC form configuration screen. The system should track this date and flag KYC records approaching or past expiry.</w:t>
      </w:r>
    </w:p>
  </w:comment>
  <w:comment w:id="23" w:author="Claude" w:date="2026-05-18T07:13:00Z" w:initials="C">
    <w:p w14:paraId="694DCFD7" w14:textId="77777777" w:rsidR="008A5B96" w:rsidRDefault="00000000">
      <w:r>
        <w:annotationRef/>
      </w:r>
      <w:r>
        <w:rPr>
          <w:color w:val="000000"/>
          <w:sz w:val="20"/>
          <w:szCs w:val="20"/>
        </w:rPr>
        <w:t>NEW REQUIREMENT: On termination request, system must enforce a 30-day notice period before executing termination. An authorised Contract Team member may override this 30-day window with documented justification. Override action must be logged in the audit trail.</w:t>
      </w:r>
    </w:p>
  </w:comment>
  <w:comment w:id="26" w:author="Claude" w:date="2026-05-18T07:13:00Z" w:initials="C">
    <w:p w14:paraId="500BF1FF" w14:textId="77777777" w:rsidR="008A5B96" w:rsidRDefault="00000000">
      <w:r>
        <w:annotationRef/>
      </w:r>
      <w:r>
        <w:rPr>
          <w:color w:val="000000"/>
          <w:sz w:val="20"/>
          <w:szCs w:val="20"/>
        </w:rPr>
        <w:t>NEW REQUIREMENT: Accounts Team must provide explicit Accounts Clearance before the Automated Termination Process runs. If the customer has any pending amount, the system must block automated termination and alert the Contract Team. An override option must be available for authorised users, with reason capture and full audit logging.</w:t>
      </w:r>
    </w:p>
  </w:comment>
  <w:comment w:id="29" w:author="Claude" w:date="2026-05-18T07:13:00Z" w:initials="C">
    <w:p w14:paraId="111E70BD" w14:textId="77777777" w:rsidR="008A5B96" w:rsidRDefault="00000000">
      <w:r>
        <w:annotationRef/>
      </w:r>
      <w:r>
        <w:rPr>
          <w:color w:val="000000"/>
          <w:sz w:val="20"/>
          <w:szCs w:val="20"/>
        </w:rPr>
        <w:t>NEW REQUIREMENT: Customer Data Download Link (Section 10.2 &amp; 11) must be strictly restricted to the customer only. No internal user (Contract, Accounts, Sales, Support) should be able to open or use the link. Access control must enforce customer-identity verification before allowing download. Any internal access attempt must be blocked and logged.</w:t>
      </w:r>
    </w:p>
  </w:comment>
  <w:comment w:id="32" w:author="Claude" w:date="2026-05-18T07:13:00Z" w:initials="C">
    <w:p w14:paraId="11104025" w14:textId="77777777" w:rsidR="008A5B96" w:rsidRDefault="00000000">
      <w:r>
        <w:annotationRef/>
      </w:r>
      <w:r>
        <w:rPr>
          <w:color w:val="000000"/>
          <w:sz w:val="20"/>
          <w:szCs w:val="20"/>
        </w:rPr>
        <w:t>NEW REQUIREMENT: On termination approval and at key lifecycle milestones, the system must send Email and in-portal Notification to the assigned Salesperson of the terminating customer. Update Notifications Matrix (Section 12) to include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5E5532" w15:done="0"/>
  <w15:commentEx w15:paraId="54C289E4" w15:done="0"/>
  <w15:commentEx w15:paraId="1B262AB7" w15:done="0"/>
  <w15:commentEx w15:paraId="694DCFD7" w15:done="0"/>
  <w15:commentEx w15:paraId="500BF1FF" w15:done="0"/>
  <w15:commentEx w15:paraId="111E70BD" w15:done="0"/>
  <w15:commentEx w15:paraId="111040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A30AC7" w16cex:dateUtc="2026-05-18T07:13:00Z"/>
  <w16cex:commentExtensible w16cex:durableId="5C0646C3" w16cex:dateUtc="2026-05-18T07:13:00Z"/>
  <w16cex:commentExtensible w16cex:durableId="15E93F1D" w16cex:dateUtc="2026-05-18T07:13:00Z"/>
  <w16cex:commentExtensible w16cex:durableId="60A7426C" w16cex:dateUtc="2026-05-18T07:13:00Z"/>
  <w16cex:commentExtensible w16cex:durableId="659657FC" w16cex:dateUtc="2026-05-18T07:13:00Z"/>
  <w16cex:commentExtensible w16cex:durableId="4587AD69" w16cex:dateUtc="2026-05-18T07:13:00Z"/>
  <w16cex:commentExtensible w16cex:durableId="15BF87E8" w16cex:dateUtc="2026-05-18T0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5E5532" w16cid:durableId="2FA30AC7"/>
  <w16cid:commentId w16cid:paraId="54C289E4" w16cid:durableId="5C0646C3"/>
  <w16cid:commentId w16cid:paraId="1B262AB7" w16cid:durableId="15E93F1D"/>
  <w16cid:commentId w16cid:paraId="694DCFD7" w16cid:durableId="60A7426C"/>
  <w16cid:commentId w16cid:paraId="500BF1FF" w16cid:durableId="659657FC"/>
  <w16cid:commentId w16cid:paraId="111E70BD" w16cid:durableId="4587AD69"/>
  <w16cid:commentId w16cid:paraId="11104025" w16cid:durableId="15BF87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76E16" w14:textId="77777777" w:rsidR="005C5491" w:rsidRDefault="005C5491">
      <w:r>
        <w:separator/>
      </w:r>
    </w:p>
  </w:endnote>
  <w:endnote w:type="continuationSeparator" w:id="0">
    <w:p w14:paraId="090D8BFF" w14:textId="77777777" w:rsidR="005C5491" w:rsidRDefault="005C5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218C" w14:textId="77777777" w:rsidR="00B609FF" w:rsidRDefault="00000000">
    <w:pPr>
      <w:pBdr>
        <w:top w:val="single" w:sz="4" w:space="4" w:color="CCCCCC"/>
      </w:pBdr>
      <w:tabs>
        <w:tab w:val="right" w:pos="9360"/>
      </w:tabs>
      <w:spacing w:before="80"/>
    </w:pPr>
    <w:r>
      <w:rPr>
        <w:color w:val="888888"/>
        <w:sz w:val="18"/>
        <w:szCs w:val="18"/>
      </w:rPr>
      <w:t>Confidential – Internal Use Only</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4289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0EE1D" w14:textId="77777777" w:rsidR="005C5491" w:rsidRDefault="005C5491">
      <w:r>
        <w:separator/>
      </w:r>
    </w:p>
  </w:footnote>
  <w:footnote w:type="continuationSeparator" w:id="0">
    <w:p w14:paraId="3D9F6408" w14:textId="77777777" w:rsidR="005C5491" w:rsidRDefault="005C54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04272" w14:textId="77777777" w:rsidR="00B609FF" w:rsidRDefault="00000000">
    <w:pPr>
      <w:pBdr>
        <w:bottom w:val="single" w:sz="6" w:space="4" w:color="2E75B6"/>
      </w:pBdr>
      <w:spacing w:after="120"/>
    </w:pPr>
    <w:r>
      <w:rPr>
        <w:b/>
        <w:bCs/>
        <w:color w:val="1F4E79"/>
        <w:sz w:val="20"/>
        <w:szCs w:val="20"/>
      </w:rPr>
      <w:t>Zoho Contract &amp; KYC Management System</w:t>
    </w:r>
    <w:r>
      <w:rPr>
        <w:color w:val="888888"/>
        <w:sz w:val="20"/>
        <w:szCs w:val="20"/>
      </w:rPr>
      <w:t xml:space="preserve">   |   Functional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6BD"/>
    <w:multiLevelType w:val="hybridMultilevel"/>
    <w:tmpl w:val="69685BF8"/>
    <w:lvl w:ilvl="0" w:tplc="91A2598A">
      <w:start w:val="1"/>
      <w:numFmt w:val="bullet"/>
      <w:lvlText w:val="•"/>
      <w:lvlJc w:val="left"/>
      <w:pPr>
        <w:ind w:left="720" w:hanging="360"/>
      </w:pPr>
    </w:lvl>
    <w:lvl w:ilvl="1" w:tplc="846A3D42">
      <w:start w:val="1"/>
      <w:numFmt w:val="bullet"/>
      <w:lvlText w:val="◦"/>
      <w:lvlJc w:val="left"/>
      <w:pPr>
        <w:ind w:left="1080" w:hanging="360"/>
      </w:pPr>
    </w:lvl>
    <w:lvl w:ilvl="2" w:tplc="7436D070">
      <w:numFmt w:val="decimal"/>
      <w:lvlText w:val=""/>
      <w:lvlJc w:val="left"/>
    </w:lvl>
    <w:lvl w:ilvl="3" w:tplc="CDE2FE72">
      <w:numFmt w:val="decimal"/>
      <w:lvlText w:val=""/>
      <w:lvlJc w:val="left"/>
    </w:lvl>
    <w:lvl w:ilvl="4" w:tplc="1BC6C06A">
      <w:numFmt w:val="decimal"/>
      <w:lvlText w:val=""/>
      <w:lvlJc w:val="left"/>
    </w:lvl>
    <w:lvl w:ilvl="5" w:tplc="21BCAAD0">
      <w:numFmt w:val="decimal"/>
      <w:lvlText w:val=""/>
      <w:lvlJc w:val="left"/>
    </w:lvl>
    <w:lvl w:ilvl="6" w:tplc="5B4CD516">
      <w:numFmt w:val="decimal"/>
      <w:lvlText w:val=""/>
      <w:lvlJc w:val="left"/>
    </w:lvl>
    <w:lvl w:ilvl="7" w:tplc="63BCAB24">
      <w:numFmt w:val="decimal"/>
      <w:lvlText w:val=""/>
      <w:lvlJc w:val="left"/>
    </w:lvl>
    <w:lvl w:ilvl="8" w:tplc="132E16A8">
      <w:numFmt w:val="decimal"/>
      <w:lvlText w:val=""/>
      <w:lvlJc w:val="left"/>
    </w:lvl>
  </w:abstractNum>
  <w:abstractNum w:abstractNumId="1" w15:restartNumberingAfterBreak="0">
    <w:nsid w:val="152B442C"/>
    <w:multiLevelType w:val="hybridMultilevel"/>
    <w:tmpl w:val="17E0467E"/>
    <w:lvl w:ilvl="0" w:tplc="E1EA86D2">
      <w:start w:val="1"/>
      <w:numFmt w:val="bullet"/>
      <w:lvlText w:val="●"/>
      <w:lvlJc w:val="left"/>
      <w:pPr>
        <w:ind w:left="720" w:hanging="360"/>
      </w:pPr>
    </w:lvl>
    <w:lvl w:ilvl="1" w:tplc="C3B0D956">
      <w:start w:val="1"/>
      <w:numFmt w:val="bullet"/>
      <w:lvlText w:val="○"/>
      <w:lvlJc w:val="left"/>
      <w:pPr>
        <w:ind w:left="1440" w:hanging="360"/>
      </w:pPr>
    </w:lvl>
    <w:lvl w:ilvl="2" w:tplc="5358B106">
      <w:start w:val="1"/>
      <w:numFmt w:val="bullet"/>
      <w:lvlText w:val="■"/>
      <w:lvlJc w:val="left"/>
      <w:pPr>
        <w:ind w:left="2160" w:hanging="360"/>
      </w:pPr>
    </w:lvl>
    <w:lvl w:ilvl="3" w:tplc="C07E2DD6">
      <w:start w:val="1"/>
      <w:numFmt w:val="bullet"/>
      <w:lvlText w:val="●"/>
      <w:lvlJc w:val="left"/>
      <w:pPr>
        <w:ind w:left="2880" w:hanging="360"/>
      </w:pPr>
    </w:lvl>
    <w:lvl w:ilvl="4" w:tplc="C89C7F5A">
      <w:start w:val="1"/>
      <w:numFmt w:val="bullet"/>
      <w:lvlText w:val="○"/>
      <w:lvlJc w:val="left"/>
      <w:pPr>
        <w:ind w:left="3600" w:hanging="360"/>
      </w:pPr>
    </w:lvl>
    <w:lvl w:ilvl="5" w:tplc="0CF4395A">
      <w:start w:val="1"/>
      <w:numFmt w:val="bullet"/>
      <w:lvlText w:val="■"/>
      <w:lvlJc w:val="left"/>
      <w:pPr>
        <w:ind w:left="4320" w:hanging="360"/>
      </w:pPr>
    </w:lvl>
    <w:lvl w:ilvl="6" w:tplc="C406B0C2">
      <w:start w:val="1"/>
      <w:numFmt w:val="bullet"/>
      <w:lvlText w:val="●"/>
      <w:lvlJc w:val="left"/>
      <w:pPr>
        <w:ind w:left="5040" w:hanging="360"/>
      </w:pPr>
    </w:lvl>
    <w:lvl w:ilvl="7" w:tplc="A7422956">
      <w:start w:val="1"/>
      <w:numFmt w:val="bullet"/>
      <w:lvlText w:val="●"/>
      <w:lvlJc w:val="left"/>
      <w:pPr>
        <w:ind w:left="5760" w:hanging="360"/>
      </w:pPr>
    </w:lvl>
    <w:lvl w:ilvl="8" w:tplc="15E2E5F2">
      <w:start w:val="1"/>
      <w:numFmt w:val="bullet"/>
      <w:lvlText w:val="●"/>
      <w:lvlJc w:val="left"/>
      <w:pPr>
        <w:ind w:left="6480" w:hanging="360"/>
      </w:pPr>
    </w:lvl>
  </w:abstractNum>
  <w:abstractNum w:abstractNumId="2" w15:restartNumberingAfterBreak="0">
    <w:nsid w:val="7BC345C6"/>
    <w:multiLevelType w:val="hybridMultilevel"/>
    <w:tmpl w:val="DEBEA720"/>
    <w:lvl w:ilvl="0" w:tplc="FA1003A6">
      <w:start w:val="1"/>
      <w:numFmt w:val="decimal"/>
      <w:lvlText w:val="%1."/>
      <w:lvlJc w:val="left"/>
      <w:pPr>
        <w:ind w:left="720" w:hanging="360"/>
      </w:pPr>
    </w:lvl>
    <w:lvl w:ilvl="1" w:tplc="5CBABB06">
      <w:numFmt w:val="decimal"/>
      <w:lvlText w:val=""/>
      <w:lvlJc w:val="left"/>
    </w:lvl>
    <w:lvl w:ilvl="2" w:tplc="7BFA964C">
      <w:numFmt w:val="decimal"/>
      <w:lvlText w:val=""/>
      <w:lvlJc w:val="left"/>
    </w:lvl>
    <w:lvl w:ilvl="3" w:tplc="4CD0399A">
      <w:numFmt w:val="decimal"/>
      <w:lvlText w:val=""/>
      <w:lvlJc w:val="left"/>
    </w:lvl>
    <w:lvl w:ilvl="4" w:tplc="1602CE52">
      <w:numFmt w:val="decimal"/>
      <w:lvlText w:val=""/>
      <w:lvlJc w:val="left"/>
    </w:lvl>
    <w:lvl w:ilvl="5" w:tplc="CC5C7F46">
      <w:numFmt w:val="decimal"/>
      <w:lvlText w:val=""/>
      <w:lvlJc w:val="left"/>
    </w:lvl>
    <w:lvl w:ilvl="6" w:tplc="FCF4C510">
      <w:numFmt w:val="decimal"/>
      <w:lvlText w:val=""/>
      <w:lvlJc w:val="left"/>
    </w:lvl>
    <w:lvl w:ilvl="7" w:tplc="9DC417E6">
      <w:numFmt w:val="decimal"/>
      <w:lvlText w:val=""/>
      <w:lvlJc w:val="left"/>
    </w:lvl>
    <w:lvl w:ilvl="8" w:tplc="2570A56E">
      <w:numFmt w:val="decimal"/>
      <w:lvlText w:val=""/>
      <w:lvlJc w:val="left"/>
    </w:lvl>
  </w:abstractNum>
  <w:num w:numId="1" w16cid:durableId="1250852172">
    <w:abstractNumId w:val="1"/>
    <w:lvlOverride w:ilvl="0">
      <w:startOverride w:val="1"/>
    </w:lvlOverride>
  </w:num>
  <w:num w:numId="2" w16cid:durableId="810707416">
    <w:abstractNumId w:val="0"/>
    <w:lvlOverride w:ilvl="0">
      <w:startOverride w:val="1"/>
    </w:lvlOverride>
  </w:num>
  <w:num w:numId="3" w16cid:durableId="5424083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9FF"/>
    <w:rsid w:val="0007787D"/>
    <w:rsid w:val="000D6665"/>
    <w:rsid w:val="0015580D"/>
    <w:rsid w:val="002F4D74"/>
    <w:rsid w:val="003844A4"/>
    <w:rsid w:val="004E21BD"/>
    <w:rsid w:val="00535ACC"/>
    <w:rsid w:val="005C5491"/>
    <w:rsid w:val="00631D5A"/>
    <w:rsid w:val="00650782"/>
    <w:rsid w:val="008A5B96"/>
    <w:rsid w:val="00B609FF"/>
    <w:rsid w:val="00C42891"/>
    <w:rsid w:val="00D75513"/>
    <w:rsid w:val="00E3577F"/>
    <w:rsid w:val="00FD53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B28ED"/>
  <w15:docId w15:val="{EC68CCAE-54EF-440B-B0B2-C7C7B637F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link w:val="Heading2Char"/>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20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15580D"/>
    <w:rPr>
      <w:rFonts w:ascii="Times New Roman" w:hAnsi="Times New Roman" w:cs="Times New Roman"/>
      <w:sz w:val="24"/>
      <w:szCs w:val="24"/>
    </w:rPr>
  </w:style>
  <w:style w:type="character" w:customStyle="1" w:styleId="Heading2Char">
    <w:name w:val="Heading 2 Char"/>
    <w:basedOn w:val="DefaultParagraphFont"/>
    <w:link w:val="Heading2"/>
    <w:uiPriority w:val="9"/>
    <w:rsid w:val="00E3577F"/>
    <w:rPr>
      <w:b/>
      <w:bCs/>
      <w:color w:val="2E75B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TotalTime>
  <Pages>16</Pages>
  <Words>2822</Words>
  <Characters>16707</Characters>
  <Application>Microsoft Office Word</Application>
  <DocSecurity>0</DocSecurity>
  <Lines>556</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Smith Immanuel</cp:lastModifiedBy>
  <cp:revision>5</cp:revision>
  <dcterms:created xsi:type="dcterms:W3CDTF">2026-05-08T05:32:00Z</dcterms:created>
  <dcterms:modified xsi:type="dcterms:W3CDTF">2026-05-19T07:25:00Z</dcterms:modified>
</cp:coreProperties>
</file>